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4A4D37" w14:textId="2F8CEA7B" w:rsidR="00A10484" w:rsidRDefault="00B0657A">
      <w:pPr>
        <w:pStyle w:val="Title"/>
      </w:pPr>
      <w:r>
        <w:t>Accounting Pre-Work</w:t>
      </w:r>
      <w:r w:rsidR="009A6C6B">
        <w:t xml:space="preserve"> Text</w:t>
      </w:r>
    </w:p>
    <w:p w14:paraId="158110BF" w14:textId="3F44E8B3" w:rsidR="00855982" w:rsidRDefault="00B0657A" w:rsidP="00D3593A">
      <w:pPr>
        <w:pStyle w:val="Heading1"/>
      </w:pPr>
      <w:r>
        <w:t>Start Here</w:t>
      </w:r>
    </w:p>
    <w:p w14:paraId="2469D301" w14:textId="77777777" w:rsidR="00B0657A" w:rsidRDefault="00B0657A" w:rsidP="00B0657A">
      <w:r>
        <w:t>Welcome to the Pre-work for the Basics of Accounting.</w:t>
      </w:r>
    </w:p>
    <w:p w14:paraId="519FF89D" w14:textId="0232BC4D" w:rsidR="00B0657A" w:rsidRDefault="00B0657A" w:rsidP="00B0657A">
      <w:proofErr w:type="gramStart"/>
      <w:r>
        <w:t>Let's</w:t>
      </w:r>
      <w:proofErr w:type="gramEnd"/>
      <w:r>
        <w:t xml:space="preserve"> begin with a welcome video from Geert Rouwenhorst, Robert B. and Candice J. Haas Professor of Corporate Finance and Director of the Core Curriculum:</w:t>
      </w:r>
    </w:p>
    <w:p w14:paraId="6F6E7B0F" w14:textId="0CF8610F" w:rsidR="00B0657A" w:rsidRDefault="00B0657A" w:rsidP="00B0657A">
      <w:r>
        <w:t>Video</w:t>
      </w:r>
    </w:p>
    <w:p w14:paraId="2FB0268F" w14:textId="4F1508C4" w:rsidR="00B0657A" w:rsidRDefault="00B0657A" w:rsidP="00B0657A">
      <w:proofErr w:type="gramStart"/>
      <w:r w:rsidRPr="00B0657A">
        <w:t>Here's</w:t>
      </w:r>
      <w:proofErr w:type="gramEnd"/>
      <w:r w:rsidRPr="00B0657A">
        <w:t xml:space="preserve"> a short video from me, Rick Antle, William S. Beinecke Professor of Accounting:</w:t>
      </w:r>
    </w:p>
    <w:p w14:paraId="74FE2AEE" w14:textId="0628F573" w:rsidR="00B0657A" w:rsidRDefault="00B0657A" w:rsidP="00B0657A">
      <w:r>
        <w:t>Video</w:t>
      </w:r>
    </w:p>
    <w:p w14:paraId="159D9D7E" w14:textId="77777777" w:rsidR="00B0657A" w:rsidRDefault="00B0657A" w:rsidP="00C00416">
      <w:pPr>
        <w:pStyle w:val="Heading3"/>
      </w:pPr>
      <w:r>
        <w:t>How to Use This Course</w:t>
      </w:r>
    </w:p>
    <w:p w14:paraId="1EAA36AD" w14:textId="20673812" w:rsidR="00B0657A" w:rsidRDefault="00B0657A" w:rsidP="00B0657A">
      <w:r>
        <w:t xml:space="preserve">Our main objective is to help even out some of the differences in experience and background </w:t>
      </w:r>
      <w:r w:rsidR="00A21DA1">
        <w:t>among our students</w:t>
      </w:r>
      <w:r>
        <w:t xml:space="preserve"> so we can get a running start when we meet as a class. </w:t>
      </w:r>
      <w:proofErr w:type="gramStart"/>
      <w:r>
        <w:t>In particular, we</w:t>
      </w:r>
      <w:proofErr w:type="gramEnd"/>
      <w:r>
        <w:t xml:space="preserve"> want to start building a common vocabulary and a shared view of how accounting systems work.</w:t>
      </w:r>
    </w:p>
    <w:p w14:paraId="3CDC56E2" w14:textId="2682AD3F" w:rsidR="00B0657A" w:rsidRDefault="00B0657A" w:rsidP="00B0657A">
      <w:r>
        <w:t xml:space="preserve">If </w:t>
      </w:r>
      <w:r w:rsidR="00A21DA1">
        <w:t xml:space="preserve">accounting is </w:t>
      </w:r>
      <w:r>
        <w:t xml:space="preserve">all new to you, great - </w:t>
      </w:r>
      <w:proofErr w:type="gramStart"/>
      <w:r>
        <w:t>you're</w:t>
      </w:r>
      <w:proofErr w:type="gramEnd"/>
      <w:r>
        <w:t xml:space="preserve"> the student we have in mind. If you have a lot of experience, </w:t>
      </w:r>
      <w:proofErr w:type="gramStart"/>
      <w:r>
        <w:t>that's</w:t>
      </w:r>
      <w:proofErr w:type="gramEnd"/>
      <w:r>
        <w:t xml:space="preserve"> great, too. </w:t>
      </w:r>
      <w:r w:rsidR="00A21DA1">
        <w:t xml:space="preserve">This course </w:t>
      </w:r>
      <w:r>
        <w:t>will give you an opportunity to refresh your understanding of the basics.</w:t>
      </w:r>
    </w:p>
    <w:p w14:paraId="72DB8FFA" w14:textId="1CC474F4" w:rsidR="00A21DA1" w:rsidRDefault="00B0657A" w:rsidP="00B0657A">
      <w:r>
        <w:t xml:space="preserve">This course consists of </w:t>
      </w:r>
      <w:r w:rsidR="00A21DA1">
        <w:t xml:space="preserve">web </w:t>
      </w:r>
      <w:r>
        <w:t xml:space="preserve">pages like this one, narrated PowerPoint </w:t>
      </w:r>
      <w:r w:rsidR="00A21DA1">
        <w:t>videos (</w:t>
      </w:r>
      <w:r>
        <w:t xml:space="preserve">that you </w:t>
      </w:r>
      <w:r w:rsidR="00A21DA1">
        <w:t xml:space="preserve">also </w:t>
      </w:r>
      <w:r>
        <w:t>can download</w:t>
      </w:r>
      <w:r w:rsidR="00A21DA1">
        <w:t>)</w:t>
      </w:r>
      <w:r>
        <w:t xml:space="preserve">, Excel workbooks </w:t>
      </w:r>
      <w:r w:rsidR="00A21DA1">
        <w:t>(with video guidance)</w:t>
      </w:r>
      <w:r>
        <w:t xml:space="preserve">, PDFs of financial reports, </w:t>
      </w:r>
      <w:r w:rsidR="00A21DA1">
        <w:t xml:space="preserve">and short lectures. There also are </w:t>
      </w:r>
      <w:r>
        <w:t xml:space="preserve">quizzes to gauge your understanding. </w:t>
      </w:r>
      <w:r w:rsidR="00A21DA1">
        <w:t xml:space="preserve">Doing the quizzes and worksheets will help your understanding of the </w:t>
      </w:r>
      <w:r w:rsidR="00C00416">
        <w:t>material but</w:t>
      </w:r>
      <w:r w:rsidR="00A21DA1">
        <w:t xml:space="preserve"> </w:t>
      </w:r>
      <w:r>
        <w:t xml:space="preserve">will not count in the course grading. </w:t>
      </w:r>
      <w:r w:rsidR="00A21DA1">
        <w:t>If you are new to accounting, relax and focus on learning, not your grade.</w:t>
      </w:r>
    </w:p>
    <w:p w14:paraId="7E536C5E" w14:textId="4EA4ABE4" w:rsidR="000B75F3" w:rsidRDefault="000B75F3" w:rsidP="000B75F3">
      <w:r>
        <w:t>If</w:t>
      </w:r>
      <w:r w:rsidR="00B0657A">
        <w:t xml:space="preserve"> you </w:t>
      </w:r>
      <w:r>
        <w:t>have a background in accounting</w:t>
      </w:r>
      <w:r w:rsidR="00B0657A">
        <w:t xml:space="preserve">, you </w:t>
      </w:r>
      <w:r>
        <w:t xml:space="preserve">may </w:t>
      </w:r>
      <w:r w:rsidR="00B0657A">
        <w:t xml:space="preserve">take the quizzes below </w:t>
      </w:r>
      <w:r>
        <w:t>to see if you would benefit from the course. I</w:t>
      </w:r>
      <w:r w:rsidR="00B0657A">
        <w:t>f you perform well</w:t>
      </w:r>
      <w:r>
        <w:t xml:space="preserve"> on the quizzes (85% or higher)</w:t>
      </w:r>
      <w:r w:rsidR="00B0657A">
        <w:t xml:space="preserve">, </w:t>
      </w:r>
      <w:r>
        <w:t xml:space="preserve">you will need to do no more than skim the materials. </w:t>
      </w:r>
      <w:r>
        <w:t>You can omit the topics Financial Statements 101 and the Accounting Identity, Balance Sheets and Shareholders' Equity, Income Statements, and Debits and Credits. You should still go through the Framework and Cash Flow Statements.</w:t>
      </w:r>
    </w:p>
    <w:p w14:paraId="0C8F94C4" w14:textId="1E632C23" w:rsidR="00B0657A" w:rsidRDefault="00337B82" w:rsidP="00B0657A">
      <w:ins w:id="0" w:author="Jaan" w:date="2020-04-22T14:49:00Z">
        <w:r>
          <w:t>When t</w:t>
        </w:r>
      </w:ins>
      <w:r w:rsidR="00B0657A">
        <w:t>here is a</w:t>
      </w:r>
      <w:ins w:id="1" w:author="Jaan" w:date="2020-04-21T14:52:00Z">
        <w:r w:rsidR="005B222E">
          <w:t>n</w:t>
        </w:r>
      </w:ins>
      <w:r w:rsidR="00B0657A">
        <w:t xml:space="preserve"> </w:t>
      </w:r>
      <w:del w:id="2" w:author="Jaan" w:date="2020-04-21T14:52:00Z">
        <w:r w:rsidR="00B0657A" w:rsidDel="005B222E">
          <w:delText xml:space="preserve">pdf or </w:delText>
        </w:r>
      </w:del>
      <w:r w:rsidR="00B0657A">
        <w:t xml:space="preserve">Excel workbook that </w:t>
      </w:r>
      <w:del w:id="3" w:author="Jaan" w:date="2020-04-22T14:50:00Z">
        <w:r w:rsidR="00B0657A" w:rsidDel="00337B82">
          <w:delText>will be</w:delText>
        </w:r>
      </w:del>
      <w:ins w:id="4" w:author="Jaan" w:date="2020-04-22T14:50:00Z">
        <w:r>
          <w:t>is</w:t>
        </w:r>
      </w:ins>
      <w:r w:rsidR="00B0657A">
        <w:t xml:space="preserve"> covered in a PowerPoint </w:t>
      </w:r>
      <w:del w:id="5" w:author="Jaan" w:date="2020-04-21T14:53:00Z">
        <w:r w:rsidR="00B0657A" w:rsidDel="005B222E">
          <w:delText xml:space="preserve">presentation or </w:delText>
        </w:r>
      </w:del>
      <w:r w:rsidR="00B0657A">
        <w:t xml:space="preserve">video, you </w:t>
      </w:r>
      <w:del w:id="6" w:author="Jaan" w:date="2020-04-21T14:47:00Z">
        <w:r w:rsidR="00B0657A" w:rsidDel="000B75F3">
          <w:delText xml:space="preserve">should </w:delText>
        </w:r>
      </w:del>
      <w:ins w:id="7" w:author="Jaan" w:date="2020-04-21T14:47:00Z">
        <w:r w:rsidR="000B75F3">
          <w:t xml:space="preserve">can </w:t>
        </w:r>
      </w:ins>
      <w:r w:rsidR="00B0657A">
        <w:t xml:space="preserve">download </w:t>
      </w:r>
      <w:del w:id="8" w:author="Jaan" w:date="2020-04-21T14:47:00Z">
        <w:r w:rsidR="00B0657A" w:rsidDel="000B75F3">
          <w:delText xml:space="preserve">it </w:delText>
        </w:r>
      </w:del>
      <w:ins w:id="9" w:author="Jaan" w:date="2020-04-21T14:47:00Z">
        <w:r w:rsidR="000B75F3">
          <w:t xml:space="preserve">the presentation </w:t>
        </w:r>
      </w:ins>
      <w:r w:rsidR="00B0657A">
        <w:t xml:space="preserve">before you watch. Some of the </w:t>
      </w:r>
      <w:del w:id="10" w:author="Jaan" w:date="2020-04-21T14:48:00Z">
        <w:r w:rsidR="00B0657A" w:rsidDel="000B75F3">
          <w:delText xml:space="preserve">pdfs </w:delText>
        </w:r>
      </w:del>
      <w:ins w:id="11" w:author="Jaan" w:date="2020-04-21T14:48:00Z">
        <w:r w:rsidR="000B75F3">
          <w:t xml:space="preserve">downloads </w:t>
        </w:r>
      </w:ins>
      <w:r w:rsidR="00B0657A">
        <w:t xml:space="preserve">are </w:t>
      </w:r>
      <w:del w:id="12" w:author="Jaan" w:date="2020-04-21T14:53:00Z">
        <w:r w:rsidR="00B0657A" w:rsidDel="005B222E">
          <w:delText xml:space="preserve">raw </w:delText>
        </w:r>
      </w:del>
      <w:r w:rsidR="00B0657A">
        <w:t>quite lengthy</w:t>
      </w:r>
      <w:ins w:id="13" w:author="Jaan" w:date="2020-04-21T14:49:00Z">
        <w:r w:rsidR="000B75F3">
          <w:t xml:space="preserve">, so you may pick and choose which materials to </w:t>
        </w:r>
      </w:ins>
      <w:ins w:id="14" w:author="Jaan" w:date="2020-04-21T14:50:00Z">
        <w:r w:rsidR="000B75F3">
          <w:t>print</w:t>
        </w:r>
      </w:ins>
      <w:ins w:id="15" w:author="Jaan" w:date="2020-04-21T14:49:00Z">
        <w:r w:rsidR="000B75F3">
          <w:t>.</w:t>
        </w:r>
      </w:ins>
      <w:ins w:id="16" w:author="Jaan" w:date="2020-04-21T14:50:00Z">
        <w:r w:rsidR="000B75F3">
          <w:t xml:space="preserve"> </w:t>
        </w:r>
      </w:ins>
      <w:del w:id="17" w:author="Jaan" w:date="2020-04-21T14:48:00Z">
        <w:r w:rsidR="00B0657A" w:rsidDel="000B75F3">
          <w:delText xml:space="preserve">. Do not print a pdf without determining whether it is sufficiently short. </w:delText>
        </w:r>
      </w:del>
      <w:del w:id="18" w:author="Jaan" w:date="2020-04-21T14:50:00Z">
        <w:r w:rsidR="00B0657A" w:rsidDel="000B75F3">
          <w:delText>For you convenience</w:delText>
        </w:r>
      </w:del>
      <w:ins w:id="19" w:author="Jaan" w:date="2020-04-21T14:51:00Z">
        <w:r w:rsidR="000B75F3">
          <w:t>O</w:t>
        </w:r>
      </w:ins>
      <w:ins w:id="20" w:author="Jaan" w:date="2020-04-21T14:50:00Z">
        <w:r w:rsidR="000B75F3">
          <w:t xml:space="preserve">thers might want to download </w:t>
        </w:r>
        <w:proofErr w:type="gramStart"/>
        <w:r w:rsidR="000B75F3">
          <w:t>all of</w:t>
        </w:r>
        <w:proofErr w:type="gramEnd"/>
        <w:r w:rsidR="000B75F3">
          <w:t xml:space="preserve"> the material right now. </w:t>
        </w:r>
      </w:ins>
      <w:del w:id="21" w:author="Jaan" w:date="2020-04-21T14:50:00Z">
        <w:r w:rsidR="00B0657A" w:rsidDel="000B75F3">
          <w:delText>,</w:delText>
        </w:r>
      </w:del>
      <w:r w:rsidR="00B0657A">
        <w:t xml:space="preserve"> </w:t>
      </w:r>
      <w:del w:id="22" w:author="Jaan" w:date="2020-04-21T14:52:00Z">
        <w:r w:rsidR="00B0657A" w:rsidDel="005B222E">
          <w:delText>here is a PDF file that contains all the documents in the course that are reasonable to print</w:delText>
        </w:r>
      </w:del>
      <w:ins w:id="23" w:author="Jaan" w:date="2020-04-21T14:52:00Z">
        <w:r w:rsidR="005B222E">
          <w:t>For those students, we have created</w:t>
        </w:r>
      </w:ins>
      <w:ins w:id="24" w:author="Jaan" w:date="2020-04-21T14:53:00Z">
        <w:r w:rsidR="005B222E">
          <w:t xml:space="preserve"> a </w:t>
        </w:r>
      </w:ins>
      <w:del w:id="25" w:author="Jaan" w:date="2020-04-21T14:53:00Z">
        <w:r w:rsidR="00B0657A" w:rsidDel="005B222E">
          <w:delText>:</w:delText>
        </w:r>
      </w:del>
      <w:ins w:id="26" w:author="Jaan" w:date="2020-04-21T14:54:00Z">
        <w:r w:rsidR="005B222E">
          <w:t>single consolidated file of all the downloads</w:t>
        </w:r>
      </w:ins>
      <w:ins w:id="27" w:author="Jaan" w:date="2020-04-21T14:53:00Z">
        <w:r w:rsidR="005B222E">
          <w:t>:</w:t>
        </w:r>
      </w:ins>
    </w:p>
    <w:p w14:paraId="03314AD5" w14:textId="77777777" w:rsidR="00B0657A" w:rsidRDefault="00B0657A" w:rsidP="00B0657A">
      <w:r>
        <w:t>Excerpts-CVS-10-K-to-print.pdf</w:t>
      </w:r>
    </w:p>
    <w:p w14:paraId="2D4F90FD" w14:textId="02D84E99" w:rsidR="00B0657A" w:rsidRDefault="00B0657A" w:rsidP="00B0657A">
      <w:r>
        <w:lastRenderedPageBreak/>
        <w:t xml:space="preserve">Finally, </w:t>
      </w:r>
      <w:r w:rsidR="005B222E">
        <w:t xml:space="preserve">please </w:t>
      </w:r>
      <w:proofErr w:type="gramStart"/>
      <w:r>
        <w:t>complete  (</w:t>
      </w:r>
      <w:proofErr w:type="gramEnd"/>
      <w:r>
        <w:t>Links to an external site.)the pre course survey</w:t>
      </w:r>
      <w:commentRangeStart w:id="28"/>
      <w:r>
        <w:t xml:space="preserve">(Links to an external site.) </w:t>
      </w:r>
      <w:commentRangeEnd w:id="28"/>
      <w:r w:rsidR="005B222E">
        <w:rPr>
          <w:rStyle w:val="CommentReference"/>
        </w:rPr>
        <w:commentReference w:id="28"/>
      </w:r>
      <w:r>
        <w:t>(Links to an external site.)  Your responses will be used to improve future versions of the pre course and will have no impact on your performance in the course. We greatly appreciate your input!</w:t>
      </w:r>
    </w:p>
    <w:p w14:paraId="423B4DA0" w14:textId="77777777" w:rsidR="00B0657A" w:rsidRDefault="00B0657A" w:rsidP="00B0657A">
      <w:r>
        <w:t>Here are the quizzes to take:</w:t>
      </w:r>
    </w:p>
    <w:p w14:paraId="2B6F4458" w14:textId="77777777" w:rsidR="00B0657A" w:rsidRDefault="00B0657A" w:rsidP="00B0657A">
      <w:r>
        <w:t>The Accounting Identity: For-Profit Entity</w:t>
      </w:r>
    </w:p>
    <w:p w14:paraId="4796B8C6" w14:textId="77777777" w:rsidR="00B0657A" w:rsidRDefault="00B0657A" w:rsidP="00B0657A">
      <w:r>
        <w:t>Debits and Credits: For-Profit Entity</w:t>
      </w:r>
    </w:p>
    <w:p w14:paraId="6C5CF7F8" w14:textId="6F36F2FD" w:rsidR="00B0657A" w:rsidRDefault="00B0657A" w:rsidP="00B0657A">
      <w:r>
        <w:t>Ok, that is the warm-up</w:t>
      </w:r>
      <w:proofErr w:type="gramStart"/>
      <w:r>
        <w:t xml:space="preserve">.  </w:t>
      </w:r>
      <w:proofErr w:type="gramEnd"/>
      <w:r>
        <w:t>Click the "Next" button to really get going!</w:t>
      </w:r>
    </w:p>
    <w:p w14:paraId="0FE344F0" w14:textId="77777777" w:rsidR="005B222E" w:rsidRDefault="005B222E" w:rsidP="005B222E">
      <w:pPr>
        <w:pStyle w:val="Heading1"/>
      </w:pPr>
      <w:r>
        <w:t>Uses of Accounting Information and Common Structure</w:t>
      </w:r>
    </w:p>
    <w:p w14:paraId="4F8A76DF" w14:textId="6784CC34" w:rsidR="005B222E" w:rsidRDefault="005B222E" w:rsidP="008851BA">
      <w:r>
        <w:t xml:space="preserve">No one creates accounting reports for fun. </w:t>
      </w:r>
      <w:r w:rsidR="00DE235C">
        <w:t xml:space="preserve">People utilize accounting to create statements and reports </w:t>
      </w:r>
      <w:r>
        <w:t xml:space="preserve">because it is useful. </w:t>
      </w:r>
      <w:r w:rsidR="00DE235C">
        <w:t>These</w:t>
      </w:r>
      <w:r>
        <w:t xml:space="preserve"> reports </w:t>
      </w:r>
      <w:r w:rsidR="00DE235C">
        <w:t>accomplish</w:t>
      </w:r>
      <w:r>
        <w:t xml:space="preserve"> three broad purposes:</w:t>
      </w:r>
    </w:p>
    <w:p w14:paraId="0F227FCB" w14:textId="6C9AC61F" w:rsidR="005B222E" w:rsidRDefault="00DE235C" w:rsidP="005B222E">
      <w:pPr>
        <w:pStyle w:val="ListParagraph"/>
        <w:numPr>
          <w:ilvl w:val="0"/>
          <w:numId w:val="42"/>
        </w:numPr>
      </w:pPr>
      <w:r>
        <w:t>I</w:t>
      </w:r>
      <w:r w:rsidR="005B222E">
        <w:t xml:space="preserve">nform decision </w:t>
      </w:r>
      <w:proofErr w:type="gramStart"/>
      <w:r w:rsidR="005B222E">
        <w:t>making;</w:t>
      </w:r>
      <w:proofErr w:type="gramEnd"/>
    </w:p>
    <w:p w14:paraId="398D5195" w14:textId="51F2B6FA" w:rsidR="005B222E" w:rsidRDefault="00DE235C" w:rsidP="005B222E">
      <w:pPr>
        <w:pStyle w:val="ListParagraph"/>
        <w:numPr>
          <w:ilvl w:val="0"/>
          <w:numId w:val="42"/>
        </w:numPr>
      </w:pPr>
      <w:r>
        <w:t>I</w:t>
      </w:r>
      <w:r w:rsidR="005B222E">
        <w:t xml:space="preserve">nfluence </w:t>
      </w:r>
      <w:proofErr w:type="gramStart"/>
      <w:r w:rsidR="005B222E">
        <w:t>behavior;</w:t>
      </w:r>
      <w:proofErr w:type="gramEnd"/>
      <w:r w:rsidR="005B222E">
        <w:t xml:space="preserve"> </w:t>
      </w:r>
    </w:p>
    <w:p w14:paraId="7D7F9BDD" w14:textId="29B2E6B2" w:rsidR="005B222E" w:rsidRDefault="00DE235C" w:rsidP="005B222E">
      <w:pPr>
        <w:pStyle w:val="ListParagraph"/>
        <w:numPr>
          <w:ilvl w:val="0"/>
          <w:numId w:val="42"/>
        </w:numPr>
      </w:pPr>
      <w:r>
        <w:t xml:space="preserve">Guide </w:t>
      </w:r>
      <w:ins w:id="29" w:author="Rick Antle" w:date="2020-04-24T13:37:00Z">
        <w:r w:rsidR="00C00416">
          <w:t xml:space="preserve">regulatory and </w:t>
        </w:r>
      </w:ins>
      <w:r>
        <w:t>legal judgments</w:t>
      </w:r>
      <w:r w:rsidR="005B222E">
        <w:t>.</w:t>
      </w:r>
    </w:p>
    <w:p w14:paraId="238B6C37" w14:textId="4F4915B4" w:rsidR="005B222E" w:rsidRDefault="00576A5A" w:rsidP="00C00416">
      <w:pPr>
        <w:pStyle w:val="Heading3"/>
      </w:pPr>
      <w:r>
        <w:t>Decision-</w:t>
      </w:r>
      <w:r w:rsidR="005B222E">
        <w:t>making</w:t>
      </w:r>
    </w:p>
    <w:p w14:paraId="583E5D75" w14:textId="6EEFDB50" w:rsidR="00DE235C" w:rsidRDefault="005B222E" w:rsidP="005B222E">
      <w:r>
        <w:t>In both profit and not-for-profit organizations, accounting reports are key sources of information for</w:t>
      </w:r>
      <w:r w:rsidR="00DE235C">
        <w:t xml:space="preserve"> making strategic decisions. For example, accounting information will be utilized to</w:t>
      </w:r>
      <w:ins w:id="30" w:author="Rick Antle" w:date="2020-04-24T13:37:00Z">
        <w:r w:rsidR="00C00416">
          <w:t xml:space="preserve"> help</w:t>
        </w:r>
      </w:ins>
      <w:r w:rsidR="00DE235C">
        <w:t xml:space="preserve"> determine:</w:t>
      </w:r>
    </w:p>
    <w:p w14:paraId="307ABDD1" w14:textId="39F4DE52" w:rsidR="00DE235C" w:rsidRDefault="00DE235C" w:rsidP="00C00416">
      <w:pPr>
        <w:pStyle w:val="ListParagraph"/>
        <w:numPr>
          <w:ilvl w:val="0"/>
          <w:numId w:val="43"/>
        </w:numPr>
      </w:pPr>
      <w:r>
        <w:t>W</w:t>
      </w:r>
      <w:r w:rsidR="005B222E">
        <w:t xml:space="preserve">hat to produce and what services to </w:t>
      </w:r>
      <w:proofErr w:type="gramStart"/>
      <w:r w:rsidR="005B222E">
        <w:t>offer</w:t>
      </w:r>
      <w:r>
        <w:t>;</w:t>
      </w:r>
      <w:proofErr w:type="gramEnd"/>
      <w:r>
        <w:t xml:space="preserve"> </w:t>
      </w:r>
    </w:p>
    <w:p w14:paraId="73C6CF0A" w14:textId="16E0CDDA" w:rsidR="00DE235C" w:rsidRDefault="00DE235C" w:rsidP="00C00416">
      <w:pPr>
        <w:pStyle w:val="ListParagraph"/>
        <w:numPr>
          <w:ilvl w:val="0"/>
          <w:numId w:val="43"/>
        </w:numPr>
      </w:pPr>
      <w:r>
        <w:t>What</w:t>
      </w:r>
      <w:r w:rsidR="005B222E">
        <w:t xml:space="preserve"> combination of inputs should be used to produce those products </w:t>
      </w:r>
      <w:proofErr w:type="gramStart"/>
      <w:r w:rsidR="005B222E">
        <w:t>and services</w:t>
      </w:r>
      <w:r>
        <w:t>;</w:t>
      </w:r>
      <w:proofErr w:type="gramEnd"/>
    </w:p>
    <w:p w14:paraId="3211B1B4" w14:textId="17D74582" w:rsidR="00DE235C" w:rsidRDefault="00DE235C" w:rsidP="00C00416">
      <w:pPr>
        <w:pStyle w:val="ListParagraph"/>
        <w:numPr>
          <w:ilvl w:val="0"/>
          <w:numId w:val="43"/>
        </w:numPr>
      </w:pPr>
      <w:r>
        <w:t xml:space="preserve">Whether </w:t>
      </w:r>
      <w:r w:rsidR="005B222E">
        <w:t xml:space="preserve">to enter a new </w:t>
      </w:r>
      <w:proofErr w:type="gramStart"/>
      <w:r w:rsidR="005B222E">
        <w:t>market</w:t>
      </w:r>
      <w:r>
        <w:t>;</w:t>
      </w:r>
      <w:proofErr w:type="gramEnd"/>
      <w:r>
        <w:t xml:space="preserve"> </w:t>
      </w:r>
    </w:p>
    <w:p w14:paraId="4C1D9AE5" w14:textId="50CA19E1" w:rsidR="00DE235C" w:rsidRDefault="00DE235C" w:rsidP="00C00416">
      <w:pPr>
        <w:pStyle w:val="ListParagraph"/>
        <w:numPr>
          <w:ilvl w:val="0"/>
          <w:numId w:val="43"/>
        </w:numPr>
      </w:pPr>
      <w:r>
        <w:t xml:space="preserve">How </w:t>
      </w:r>
      <w:r w:rsidR="005B222E">
        <w:t xml:space="preserve">much cash should be raised </w:t>
      </w:r>
      <w:proofErr w:type="gramStart"/>
      <w:r w:rsidR="005B222E">
        <w:t>and when</w:t>
      </w:r>
      <w:r>
        <w:t>;</w:t>
      </w:r>
      <w:proofErr w:type="gramEnd"/>
      <w:r>
        <w:t xml:space="preserve"> </w:t>
      </w:r>
    </w:p>
    <w:p w14:paraId="6D6738AD" w14:textId="63C4CC1C" w:rsidR="00B069E7" w:rsidRDefault="00DE235C" w:rsidP="00C00416">
      <w:pPr>
        <w:pStyle w:val="ListParagraph"/>
        <w:numPr>
          <w:ilvl w:val="0"/>
          <w:numId w:val="43"/>
        </w:numPr>
      </w:pPr>
      <w:r>
        <w:t xml:space="preserve">Whether </w:t>
      </w:r>
      <w:r w:rsidR="005B222E">
        <w:t xml:space="preserve">to invest in a joint venture. </w:t>
      </w:r>
    </w:p>
    <w:p w14:paraId="7CBE849D" w14:textId="55708563" w:rsidR="005B222E" w:rsidRDefault="005B222E" w:rsidP="005B222E">
      <w:r>
        <w:t>Essentially, any time an organization faces a decision that requires weighing benefits and costs, at least some of which are financial in nature, it is natural to look to an accounting system to inform that decision.</w:t>
      </w:r>
      <w:r w:rsidR="00B069E7">
        <w:t xml:space="preserve"> A</w:t>
      </w:r>
      <w:r>
        <w:t>ccounting system</w:t>
      </w:r>
      <w:r w:rsidR="00B069E7">
        <w:t>s provide</w:t>
      </w:r>
      <w:r>
        <w:t xml:space="preserve"> information about </w:t>
      </w:r>
      <w:r w:rsidR="00B069E7">
        <w:t xml:space="preserve">similar situations in the past and </w:t>
      </w:r>
      <w:r w:rsidR="00DA67E4">
        <w:t xml:space="preserve">the state of </w:t>
      </w:r>
      <w:r w:rsidR="00B069E7">
        <w:t>current resources</w:t>
      </w:r>
      <w:r>
        <w:t>.</w:t>
      </w:r>
      <w:r w:rsidR="00B069E7">
        <w:t xml:space="preserve"> Accounting systems also can be used to project future resources and revenue flows.</w:t>
      </w:r>
    </w:p>
    <w:p w14:paraId="7A404FF4" w14:textId="58BA09F2" w:rsidR="005B222E" w:rsidRDefault="00576A5A" w:rsidP="00C00416">
      <w:pPr>
        <w:pStyle w:val="Heading3"/>
      </w:pPr>
      <w:r>
        <w:t>Behavior-</w:t>
      </w:r>
      <w:r w:rsidR="005B222E">
        <w:t>influencing</w:t>
      </w:r>
    </w:p>
    <w:p w14:paraId="7D0C7CE4" w14:textId="509DB397" w:rsidR="000D6EE3" w:rsidRDefault="005B222E" w:rsidP="005B222E">
      <w:r>
        <w:t xml:space="preserve">Accounting reports </w:t>
      </w:r>
      <w:r w:rsidR="00B069E7">
        <w:t>influence</w:t>
      </w:r>
      <w:r>
        <w:t xml:space="preserve"> behavior. </w:t>
      </w:r>
      <w:r w:rsidR="00B069E7">
        <w:t>When people are aware</w:t>
      </w:r>
      <w:r>
        <w:t xml:space="preserve"> that their performance will be assessed using accounting-based information</w:t>
      </w:r>
      <w:r w:rsidR="00B069E7">
        <w:t>, they alter their conduct to conform to how their work is measured</w:t>
      </w:r>
      <w:proofErr w:type="gramStart"/>
      <w:r w:rsidR="00B069E7">
        <w:t>.</w:t>
      </w:r>
      <w:r w:rsidR="000D6EE3">
        <w:t xml:space="preserve"> </w:t>
      </w:r>
      <w:r>
        <w:t xml:space="preserve"> </w:t>
      </w:r>
      <w:proofErr w:type="gramEnd"/>
      <w:r>
        <w:t xml:space="preserve">For example, </w:t>
      </w:r>
      <w:r w:rsidR="000D6EE3">
        <w:t xml:space="preserve">executives </w:t>
      </w:r>
      <w:r>
        <w:t>often have bonus plans tied to net income, return on assets, return on equity</w:t>
      </w:r>
      <w:r w:rsidR="000D6EE3">
        <w:t>,</w:t>
      </w:r>
      <w:r>
        <w:t xml:space="preserve"> and </w:t>
      </w:r>
      <w:r w:rsidR="000D6EE3">
        <w:t>other numbers drawn from an organization's accounting system</w:t>
      </w:r>
      <w:r>
        <w:t xml:space="preserve">. </w:t>
      </w:r>
    </w:p>
    <w:p w14:paraId="3E097688" w14:textId="489F2E8D" w:rsidR="005B222E" w:rsidRDefault="000D6EE3" w:rsidP="005B222E">
      <w:r>
        <w:lastRenderedPageBreak/>
        <w:t>Thorough understanding of what accounting numbers mean is necessary to design such performance evaluation systems</w:t>
      </w:r>
      <w:r w:rsidR="00576A5A">
        <w:t xml:space="preserve"> properly</w:t>
      </w:r>
      <w:r>
        <w:t xml:space="preserve">. Boards and senior managers hope tying compensation to </w:t>
      </w:r>
      <w:r w:rsidR="00576A5A">
        <w:t>summary measures drawn from the accounting system will</w:t>
      </w:r>
      <w:r>
        <w:t xml:space="preserve"> </w:t>
      </w:r>
      <w:r w:rsidR="005B222E">
        <w:t xml:space="preserve">provide incentives for </w:t>
      </w:r>
      <w:r>
        <w:t xml:space="preserve">managers </w:t>
      </w:r>
      <w:r w:rsidR="005B222E">
        <w:t xml:space="preserve">to pay attention to </w:t>
      </w:r>
      <w:r>
        <w:t xml:space="preserve">key organizational </w:t>
      </w:r>
      <w:r w:rsidR="00806111">
        <w:t>goals</w:t>
      </w:r>
      <w:r w:rsidR="005B222E">
        <w:t>.</w:t>
      </w:r>
      <w:r w:rsidR="00576A5A">
        <w:t xml:space="preserve"> However, performance evaluation schemes that do not make appropriate use of accounting information can </w:t>
      </w:r>
      <w:proofErr w:type="gramStart"/>
      <w:r w:rsidR="00576A5A">
        <w:t>actually lead</w:t>
      </w:r>
      <w:proofErr w:type="gramEnd"/>
      <w:r w:rsidR="00576A5A">
        <w:t xml:space="preserve"> to damaging behavior, as managers "game" the system to improve their rewards, but not improve organizational performance. </w:t>
      </w:r>
    </w:p>
    <w:p w14:paraId="1F2606B1" w14:textId="7DD18298" w:rsidR="005B222E" w:rsidRDefault="005B222E" w:rsidP="00C00416">
      <w:pPr>
        <w:pStyle w:val="Heading3"/>
      </w:pPr>
      <w:r>
        <w:t xml:space="preserve">Inputs to the </w:t>
      </w:r>
      <w:ins w:id="31" w:author="Rick Antle" w:date="2020-04-24T13:40:00Z">
        <w:r w:rsidR="00C00416">
          <w:t xml:space="preserve">Regulatory and </w:t>
        </w:r>
      </w:ins>
      <w:r w:rsidR="00576A5A">
        <w:t>Justice System</w:t>
      </w:r>
      <w:ins w:id="32" w:author="Rick Antle" w:date="2020-04-24T13:40:00Z">
        <w:r w:rsidR="00C00416">
          <w:t>s</w:t>
        </w:r>
      </w:ins>
    </w:p>
    <w:p w14:paraId="4F5C4A1B" w14:textId="3E2A02F8" w:rsidR="005B222E" w:rsidRDefault="00576A5A" w:rsidP="005B222E">
      <w:r>
        <w:t xml:space="preserve">Though </w:t>
      </w:r>
      <w:proofErr w:type="gramStart"/>
      <w:r>
        <w:t>often-overlooked</w:t>
      </w:r>
      <w:proofErr w:type="gramEnd"/>
      <w:r>
        <w:t xml:space="preserve">, </w:t>
      </w:r>
      <w:del w:id="33" w:author="Rick Antle" w:date="2020-04-24T13:41:00Z">
        <w:r w:rsidDel="00065451">
          <w:delText xml:space="preserve">the </w:delText>
        </w:r>
      </w:del>
      <w:ins w:id="34" w:author="Rick Antle" w:date="2020-04-24T13:41:00Z">
        <w:r w:rsidR="00C00416">
          <w:t xml:space="preserve">regulators, </w:t>
        </w:r>
      </w:ins>
      <w:r>
        <w:t xml:space="preserve">courts and </w:t>
      </w:r>
      <w:ins w:id="35" w:author="Rick Antle" w:date="2020-04-24T13:41:00Z">
        <w:r w:rsidR="00065451">
          <w:t xml:space="preserve">the </w:t>
        </w:r>
      </w:ins>
      <w:r>
        <w:t>legal system often make</w:t>
      </w:r>
      <w:del w:id="36" w:author="Rick Antle" w:date="2020-04-24T13:41:00Z">
        <w:r w:rsidDel="00065451">
          <w:delText>s</w:delText>
        </w:r>
      </w:del>
      <w:r>
        <w:t xml:space="preserve"> extensive use</w:t>
      </w:r>
      <w:r w:rsidR="005B222E">
        <w:t xml:space="preserve"> </w:t>
      </w:r>
      <w:r>
        <w:t xml:space="preserve">of </w:t>
      </w:r>
      <w:r w:rsidR="005B222E">
        <w:t>accounting information</w:t>
      </w:r>
      <w:r>
        <w:t>.</w:t>
      </w:r>
      <w:r w:rsidR="005B222E">
        <w:t xml:space="preserve"> For example, when one company has harmed another by using intellectual property without paying royalties, the damages are often assessed using accounting reports and systems. How much extra profit was earned through the misuse of </w:t>
      </w:r>
      <w:r w:rsidR="00DA67E4">
        <w:t xml:space="preserve">a given piece of </w:t>
      </w:r>
      <w:r w:rsidR="005B222E">
        <w:t>intellectual property? How much profit was foregone by the failure to collect royalties and fees? Assessments of these amounts usually begins by studying accounting reports.</w:t>
      </w:r>
    </w:p>
    <w:p w14:paraId="1C840447" w14:textId="77777777" w:rsidR="005B222E" w:rsidRDefault="005B222E" w:rsidP="00065451">
      <w:pPr>
        <w:pStyle w:val="Heading3"/>
      </w:pPr>
      <w:r>
        <w:t>Different Specifics, Common Structure</w:t>
      </w:r>
    </w:p>
    <w:p w14:paraId="42CBA892" w14:textId="61EF1F11" w:rsidR="005B222E" w:rsidRDefault="009A6C6B" w:rsidP="005B222E">
      <w:r>
        <w:t>As an important source of information for everyone from investors to the government</w:t>
      </w:r>
      <w:r w:rsidR="005B222E">
        <w:t xml:space="preserve">, </w:t>
      </w:r>
      <w:r>
        <w:t xml:space="preserve">accounting reports are governed by </w:t>
      </w:r>
      <w:r w:rsidR="005B222E">
        <w:t xml:space="preserve">a lot of different rules and conventions, some of which are chosen with </w:t>
      </w:r>
      <w:proofErr w:type="gramStart"/>
      <w:r w:rsidR="005B222E">
        <w:t>particular uses</w:t>
      </w:r>
      <w:proofErr w:type="gramEnd"/>
      <w:r w:rsidR="005B222E">
        <w:t xml:space="preserve"> in mind. For example, the tax code in the United States guides how accounting reports for federal taxation purposes must be done. That code is established by the U.S. Congress, administered by </w:t>
      </w:r>
      <w:r w:rsidR="00576A5A">
        <w:t>the Internal</w:t>
      </w:r>
      <w:r w:rsidR="005B222E">
        <w:t xml:space="preserve"> Revenue Service, and interpreted by federal courts. Accounting reports that claim to be compiled under Generally Accepted Accounting Principles (GAAP) must follow the rules governed by the U.S. Securities &amp; Exchange Commission, which delegates the specifics to the Financial Accounting Standards Board and related bodies. There is also an international accounting rule-making apparatus that determine the rules for reporting under International Financial Reporting Standards.</w:t>
      </w:r>
    </w:p>
    <w:p w14:paraId="43E99CD1" w14:textId="4C8BF99B" w:rsidR="005B222E" w:rsidRDefault="005B222E" w:rsidP="005B222E">
      <w:r>
        <w:t>Regardless of the specific rules, all financial accounting systems share a common underlying structure. They use double entry accounting techniques to compile financial reports about a situation at a point in time, or about flows over periods of time. While we use U.S. GAAP as our primary example, a major goal of this course is to expose the underlying common structure that financial accounting systems share</w:t>
      </w:r>
      <w:r w:rsidR="00184CAA">
        <w:t xml:space="preserve">. Understanding the common structure will allow you to </w:t>
      </w:r>
      <w:r>
        <w:t xml:space="preserve">adapt to financial statements prepared under different rules, </w:t>
      </w:r>
      <w:r w:rsidR="00184CAA">
        <w:t>as well as to understand how new rules and convention will change existing reports. The important thing is to understand the common</w:t>
      </w:r>
      <w:r>
        <w:t xml:space="preserve"> structure</w:t>
      </w:r>
      <w:r w:rsidR="00184CAA">
        <w:t xml:space="preserve"> of all accounting systems</w:t>
      </w:r>
      <w:r>
        <w:t>, not specific rules.</w:t>
      </w:r>
    </w:p>
    <w:p w14:paraId="7431C4F4" w14:textId="77777777" w:rsidR="005B222E" w:rsidRDefault="005B222E" w:rsidP="005B222E"/>
    <w:p w14:paraId="2A14CA73" w14:textId="23A8C09E" w:rsidR="005B222E" w:rsidRDefault="005B222E" w:rsidP="005B222E">
      <w:r>
        <w:t>Click the "Next" button to move to the next topic: Framework.</w:t>
      </w:r>
    </w:p>
    <w:p w14:paraId="782BE3FC" w14:textId="77777777" w:rsidR="00204F0B" w:rsidRDefault="00204F0B" w:rsidP="00204F0B">
      <w:pPr>
        <w:pStyle w:val="Heading1"/>
      </w:pPr>
      <w:r>
        <w:lastRenderedPageBreak/>
        <w:t>Framework</w:t>
      </w:r>
    </w:p>
    <w:p w14:paraId="46D63787" w14:textId="77777777" w:rsidR="00204F0B" w:rsidRDefault="00204F0B" w:rsidP="00065451">
      <w:pPr>
        <w:pStyle w:val="Heading3"/>
      </w:pPr>
      <w:r>
        <w:t>Entity and Transactions</w:t>
      </w:r>
    </w:p>
    <w:p w14:paraId="2CD4A454" w14:textId="67B7DEC2" w:rsidR="00204F0B" w:rsidRDefault="007B7DF4" w:rsidP="00204F0B">
      <w:r>
        <w:t xml:space="preserve">To begin accounting, you must first identify </w:t>
      </w:r>
      <w:r w:rsidR="00204F0B">
        <w:t xml:space="preserve">the entity </w:t>
      </w:r>
      <w:r>
        <w:t>you will be considering</w:t>
      </w:r>
      <w:r w:rsidR="00204F0B">
        <w:t>. The entity</w:t>
      </w:r>
      <w:r w:rsidR="000F58E9">
        <w:t>, for example,</w:t>
      </w:r>
      <w:r w:rsidR="00204F0B">
        <w:t xml:space="preserve"> could be an individual, a partnership, a limited liability company, a corporation, a non-profit or a government.</w:t>
      </w:r>
    </w:p>
    <w:p w14:paraId="41D95895" w14:textId="13E9AC18" w:rsidR="00204F0B" w:rsidRDefault="00204F0B" w:rsidP="00204F0B">
      <w:r>
        <w:t xml:space="preserve">Whatever the entity, it must interact with outside parties to accomplish its goals. We think of these interactions as transactions in which the parties involved </w:t>
      </w:r>
      <w:r w:rsidR="00682382">
        <w:t>trade</w:t>
      </w:r>
      <w:r>
        <w:t xml:space="preserve"> things of value.</w:t>
      </w:r>
    </w:p>
    <w:p w14:paraId="7FBE7E5A" w14:textId="067BD29D" w:rsidR="00204F0B" w:rsidRDefault="00204F0B" w:rsidP="00204F0B">
      <w:proofErr w:type="gramStart"/>
      <w:r>
        <w:t>Here's</w:t>
      </w:r>
      <w:proofErr w:type="gramEnd"/>
      <w:r>
        <w:t xml:space="preserve"> a </w:t>
      </w:r>
      <w:r w:rsidR="00682382">
        <w:t>short video</w:t>
      </w:r>
      <w:r>
        <w:t xml:space="preserve"> that discusses the entity concept and transactions:</w:t>
      </w:r>
    </w:p>
    <w:p w14:paraId="2D3FCC94" w14:textId="77777777" w:rsidR="00204F0B" w:rsidRDefault="00204F0B" w:rsidP="00065451">
      <w:pPr>
        <w:pStyle w:val="Heading3"/>
      </w:pPr>
      <w:r>
        <w:t>Accounting</w:t>
      </w:r>
    </w:p>
    <w:p w14:paraId="7C3C5545" w14:textId="4EA4C0C3" w:rsidR="00204F0B" w:rsidRDefault="007B7DF4" w:rsidP="00204F0B">
      <w:r>
        <w:t>An</w:t>
      </w:r>
      <w:r w:rsidR="00204F0B">
        <w:t xml:space="preserve"> accounting system </w:t>
      </w:r>
      <w:r w:rsidR="00A24DA9">
        <w:t>and the reports it produces must be interpreted</w:t>
      </w:r>
      <w:r w:rsidR="00D325E4">
        <w:t xml:space="preserve"> by three </w:t>
      </w:r>
      <w:r w:rsidR="00A24DA9">
        <w:t>elements</w:t>
      </w:r>
      <w:r w:rsidR="00204F0B">
        <w:t>:</w:t>
      </w:r>
    </w:p>
    <w:p w14:paraId="6742E75A" w14:textId="587B574A" w:rsidR="00204F0B" w:rsidRDefault="007B7DF4" w:rsidP="00065451">
      <w:pPr>
        <w:pStyle w:val="ListParagraph"/>
        <w:numPr>
          <w:ilvl w:val="0"/>
          <w:numId w:val="44"/>
        </w:numPr>
      </w:pPr>
      <w:r>
        <w:t>Aspirations</w:t>
      </w:r>
    </w:p>
    <w:p w14:paraId="0CB24882" w14:textId="7161EBD1" w:rsidR="00204F0B" w:rsidRDefault="007B7DF4" w:rsidP="007B7DF4">
      <w:pPr>
        <w:pStyle w:val="ListParagraph"/>
        <w:numPr>
          <w:ilvl w:val="0"/>
          <w:numId w:val="44"/>
        </w:numPr>
      </w:pPr>
      <w:r>
        <w:t>C</w:t>
      </w:r>
      <w:r w:rsidR="00204F0B">
        <w:t xml:space="preserve">onventions </w:t>
      </w:r>
    </w:p>
    <w:p w14:paraId="41AFB4D8" w14:textId="14B24063" w:rsidR="00D325E4" w:rsidRDefault="00D325E4" w:rsidP="007B7DF4">
      <w:pPr>
        <w:pStyle w:val="ListParagraph"/>
        <w:numPr>
          <w:ilvl w:val="0"/>
          <w:numId w:val="44"/>
        </w:numPr>
      </w:pPr>
      <w:r>
        <w:t>Context</w:t>
      </w:r>
    </w:p>
    <w:p w14:paraId="05E1C93C" w14:textId="77777777" w:rsidR="00A24DA9" w:rsidRDefault="00A24DA9" w:rsidP="008B1456">
      <w:r>
        <w:t>A framework for understanding accounting and its products, financial reports, requires knowing what the accounting is trying to achieve (aspirations), the practical ways it goes about it (conventions) and the context in which the accounting is being done.</w:t>
      </w:r>
    </w:p>
    <w:p w14:paraId="09F79E47" w14:textId="77777777" w:rsidR="00204F0B" w:rsidRDefault="00204F0B" w:rsidP="00065451">
      <w:pPr>
        <w:pStyle w:val="Heading4"/>
      </w:pPr>
      <w:r>
        <w:t>Aspirations</w:t>
      </w:r>
    </w:p>
    <w:p w14:paraId="6CE4230D" w14:textId="63C25778" w:rsidR="00D325E4" w:rsidRDefault="00204F0B" w:rsidP="00204F0B">
      <w:r>
        <w:t xml:space="preserve">Accounting systems do not "measure" the "truth." The world of economic activity is too complex for that. </w:t>
      </w:r>
      <w:r w:rsidR="00D325E4">
        <w:t xml:space="preserve">At best, accounting systems aspire to give useful insights as to an entity's operations from a </w:t>
      </w:r>
      <w:proofErr w:type="gramStart"/>
      <w:r w:rsidR="00D325E4">
        <w:t>particular point</w:t>
      </w:r>
      <w:proofErr w:type="gramEnd"/>
      <w:r w:rsidR="00D325E4">
        <w:t xml:space="preserve"> of view</w:t>
      </w:r>
      <w:r>
        <w:t xml:space="preserve">. </w:t>
      </w:r>
      <w:r w:rsidR="004C5883">
        <w:t>Understanding what the creators of an accounting system were looking to capture is a key step in interpreting the results from the system</w:t>
      </w:r>
      <w:ins w:id="37" w:author="Rick Antle" w:date="2020-04-24T13:44:00Z">
        <w:r w:rsidR="00065451">
          <w:t>.</w:t>
        </w:r>
      </w:ins>
    </w:p>
    <w:p w14:paraId="6C482BDC" w14:textId="61ACE5D8" w:rsidR="00204F0B" w:rsidDel="00FF3A29" w:rsidRDefault="00204F0B" w:rsidP="00204F0B">
      <w:pPr>
        <w:rPr>
          <w:del w:id="38" w:author="Rick Antle" w:date="2020-04-24T13:53:00Z"/>
        </w:rPr>
      </w:pPr>
      <w:commentRangeStart w:id="39"/>
      <w:commentRangeStart w:id="40"/>
      <w:del w:id="41" w:author="Rick Antle" w:date="2020-04-24T13:53:00Z">
        <w:r w:rsidDel="00FF3A29">
          <w:delText>For example, we would like to place a dollar value on Apple's assets - those things that will generate economic gains in the future. Some assets are tangible: iPhone inventories, buildings, cars, equipment used in manufacturing, and so on. Some assets are intangible: the brand name "Apple", the knowledge required to design and build the next generation of computers, the relationships with suppliers that help Apple build reliable products, and so on.</w:delText>
        </w:r>
        <w:commentRangeEnd w:id="39"/>
        <w:r w:rsidR="00D325E4" w:rsidDel="00FF3A29">
          <w:rPr>
            <w:rStyle w:val="CommentReference"/>
          </w:rPr>
          <w:commentReference w:id="39"/>
        </w:r>
      </w:del>
      <w:commentRangeEnd w:id="40"/>
      <w:r w:rsidR="008B1456">
        <w:rPr>
          <w:rStyle w:val="CommentReference"/>
        </w:rPr>
        <w:commentReference w:id="40"/>
      </w:r>
    </w:p>
    <w:p w14:paraId="2D318D11" w14:textId="77777777" w:rsidR="00204F0B" w:rsidRDefault="00204F0B" w:rsidP="00065451">
      <w:pPr>
        <w:pStyle w:val="Heading4"/>
      </w:pPr>
      <w:r>
        <w:t>Conventions</w:t>
      </w:r>
    </w:p>
    <w:p w14:paraId="791878AC" w14:textId="7E41AA7B" w:rsidR="00204F0B" w:rsidRDefault="004C5883" w:rsidP="00204F0B">
      <w:r>
        <w:t>One of the problems in assessing value is that it is very hard to</w:t>
      </w:r>
      <w:ins w:id="42" w:author="Rick Antle" w:date="2020-04-24T13:47:00Z">
        <w:r w:rsidR="00065451">
          <w:t xml:space="preserve"> define precisely what we mean by “value”, much less</w:t>
        </w:r>
      </w:ins>
      <w:r>
        <w:t xml:space="preserve"> measure</w:t>
      </w:r>
      <w:ins w:id="43" w:author="Rick Antle" w:date="2020-04-24T13:48:00Z">
        <w:r w:rsidR="00065451">
          <w:t xml:space="preserve"> it</w:t>
        </w:r>
      </w:ins>
      <w:r>
        <w:t xml:space="preserve">. For example, how much is a key piece of machinery worth? </w:t>
      </w:r>
      <w:ins w:id="44" w:author="Rick Antle" w:date="2020-04-24T13:48:00Z">
        <w:r w:rsidR="00065451">
          <w:t xml:space="preserve">Worth to whom and for what purpose? </w:t>
        </w:r>
      </w:ins>
      <w:del w:id="45" w:author="Rick Antle" w:date="2020-04-24T13:48:00Z">
        <w:r w:rsidDel="00065451">
          <w:delText xml:space="preserve"> </w:delText>
        </w:r>
      </w:del>
      <w:r>
        <w:t>Should one value it at its purchase price depreciated by its age? Should it be valued by how much someone else might be willing to pay for it? Should it be valued at the market price of purchasing a new replacement?</w:t>
      </w:r>
      <w:r w:rsidR="000F4701">
        <w:t xml:space="preserve"> You </w:t>
      </w:r>
      <w:ins w:id="46" w:author="Rick Antle" w:date="2020-04-24T13:49:00Z">
        <w:r w:rsidR="00065451">
          <w:t>can</w:t>
        </w:r>
      </w:ins>
      <w:del w:id="47" w:author="Rick Antle" w:date="2020-04-24T13:48:00Z">
        <w:r w:rsidR="000F4701" w:rsidDel="00065451">
          <w:delText>could be able to</w:delText>
        </w:r>
      </w:del>
      <w:r w:rsidR="000F4701">
        <w:t xml:space="preserve"> make an argument for any one of these methods</w:t>
      </w:r>
      <w:ins w:id="48" w:author="Rick Antle" w:date="2020-04-24T13:50:00Z">
        <w:r w:rsidR="00065451">
          <w:t xml:space="preserve"> (and people have)</w:t>
        </w:r>
      </w:ins>
      <w:r w:rsidR="000F4701">
        <w:t>.</w:t>
      </w:r>
    </w:p>
    <w:p w14:paraId="77C8FAA3" w14:textId="19856F77" w:rsidR="004C5883" w:rsidRDefault="00065451" w:rsidP="00204F0B">
      <w:ins w:id="49" w:author="Rick Antle" w:date="2020-04-24T13:50:00Z">
        <w:r>
          <w:t xml:space="preserve">Instead of getting bogged down in </w:t>
        </w:r>
      </w:ins>
      <w:ins w:id="50" w:author="Rick Antle" w:date="2020-04-24T13:51:00Z">
        <w:r>
          <w:t xml:space="preserve">a misguided attempt to </w:t>
        </w:r>
        <w:r w:rsidR="00F55935">
          <w:t xml:space="preserve">“measure” the “truth”, </w:t>
        </w:r>
      </w:ins>
      <w:ins w:id="51" w:author="Jaan" w:date="2020-04-22T09:41:00Z">
        <w:del w:id="52" w:author="Rick Antle" w:date="2020-04-24T13:51:00Z">
          <w:r w:rsidR="004C5883" w:rsidDel="00F55935">
            <w:delText>A</w:delText>
          </w:r>
        </w:del>
      </w:ins>
      <w:ins w:id="53" w:author="Rick Antle" w:date="2020-04-24T13:51:00Z">
        <w:r w:rsidR="00F55935">
          <w:t>a</w:t>
        </w:r>
      </w:ins>
      <w:r w:rsidR="004C5883">
        <w:t>ccountants adopt conventions to deal with such thorny issues</w:t>
      </w:r>
      <w:r w:rsidR="00A24DA9">
        <w:t>. If applied properly, the conventions may not capture the full reality of a situation. But if you understand the convention</w:t>
      </w:r>
      <w:r w:rsidR="00B71C2D">
        <w:t>, you can diagnose an accounting report's limitations (and strengths).</w:t>
      </w:r>
      <w:r w:rsidR="00A24DA9">
        <w:t xml:space="preserve"> </w:t>
      </w:r>
    </w:p>
    <w:p w14:paraId="629563F7" w14:textId="77777777" w:rsidR="00204F0B" w:rsidRDefault="00204F0B" w:rsidP="00914B2B">
      <w:pPr>
        <w:pStyle w:val="Heading4"/>
      </w:pPr>
      <w:r>
        <w:lastRenderedPageBreak/>
        <w:t>Context</w:t>
      </w:r>
    </w:p>
    <w:p w14:paraId="763B1F7C" w14:textId="7972A98C" w:rsidR="00204F0B" w:rsidRDefault="005C7B37" w:rsidP="00204F0B">
      <w:r>
        <w:t>Accounting does not take place in a vacuum. It is done by human beings who are naturally influenced by their personal goals, the society in which they live, the prevalent economic conditions, and the political winds that are flowing. The influence of the context is sometimes difficult to parse, but</w:t>
      </w:r>
      <w:r w:rsidR="00806111">
        <w:t xml:space="preserve"> time and time again,</w:t>
      </w:r>
      <w:r>
        <w:t xml:space="preserve"> we have seen how it sways accounting reports.</w:t>
      </w:r>
    </w:p>
    <w:p w14:paraId="07119139" w14:textId="77777777" w:rsidR="00204F0B" w:rsidRDefault="00204F0B" w:rsidP="00204F0B">
      <w:proofErr w:type="gramStart"/>
      <w:r>
        <w:t>Here's</w:t>
      </w:r>
      <w:proofErr w:type="gramEnd"/>
      <w:r>
        <w:t xml:space="preserve"> a video that discusses these three parts of the Framework:</w:t>
      </w:r>
    </w:p>
    <w:p w14:paraId="4D08198C" w14:textId="77777777" w:rsidR="00204F0B" w:rsidRDefault="00204F0B" w:rsidP="00204F0B">
      <w:r>
        <w:t xml:space="preserve">(Download this PowerPoint before you start the </w:t>
      </w:r>
      <w:proofErr w:type="spellStart"/>
      <w:proofErr w:type="gramStart"/>
      <w:r>
        <w:t>video:Slides</w:t>
      </w:r>
      <w:proofErr w:type="spellEnd"/>
      <w:proofErr w:type="gramEnd"/>
      <w:r>
        <w:t xml:space="preserve"> for Framework - 2.pptx )</w:t>
      </w:r>
    </w:p>
    <w:p w14:paraId="56F4A4ED" w14:textId="77777777" w:rsidR="00204F0B" w:rsidRDefault="00204F0B" w:rsidP="008C58A2">
      <w:pPr>
        <w:pStyle w:val="Heading3"/>
      </w:pPr>
      <w:r>
        <w:t>Importance of Tracking Wealth Creation</w:t>
      </w:r>
    </w:p>
    <w:p w14:paraId="68D054D3" w14:textId="6D76EC0E" w:rsidR="00204F0B" w:rsidRDefault="00806111" w:rsidP="00204F0B">
      <w:r>
        <w:t xml:space="preserve">One of the key aspirations of for-profit accounting is to examine whether an entity is </w:t>
      </w:r>
      <w:proofErr w:type="gramStart"/>
      <w:r>
        <w:t>actually creating</w:t>
      </w:r>
      <w:proofErr w:type="gramEnd"/>
      <w:r>
        <w:t xml:space="preserve"> wealth. This is more difficult to determine than you might imagine. Money flows into an entity from a variety of sources – for example there are early investors, </w:t>
      </w:r>
      <w:proofErr w:type="gramStart"/>
      <w:r>
        <w:t>bond-holders</w:t>
      </w:r>
      <w:proofErr w:type="gramEnd"/>
      <w:r>
        <w:t>, later investors, customer deposits, and supplier credits. The central goal of a for-profit entity is to add value to inputs and generate</w:t>
      </w:r>
      <w:r w:rsidR="004E5512">
        <w:t xml:space="preserve"> a profit. However, sometimes entities just move money from one outside party to another, giving the appearance of being successful, but </w:t>
      </w:r>
      <w:proofErr w:type="gramStart"/>
      <w:r w:rsidR="004E5512">
        <w:t>actually not</w:t>
      </w:r>
      <w:proofErr w:type="gramEnd"/>
      <w:r w:rsidR="004E5512">
        <w:t xml:space="preserve"> generating wealth.</w:t>
      </w:r>
    </w:p>
    <w:p w14:paraId="5A6B0DE9" w14:textId="77777777" w:rsidR="00204F0B" w:rsidRDefault="00204F0B" w:rsidP="00204F0B">
      <w:r>
        <w:t xml:space="preserve">(Download this PowerPoint before you start the video: Slides for Framework - </w:t>
      </w:r>
      <w:proofErr w:type="gramStart"/>
      <w:r>
        <w:t>3.pptx )</w:t>
      </w:r>
      <w:proofErr w:type="gramEnd"/>
    </w:p>
    <w:p w14:paraId="537FC3C2" w14:textId="40EBAFC7" w:rsidR="00204F0B" w:rsidRDefault="004E5512" w:rsidP="00BB2A20">
      <w:pPr>
        <w:pStyle w:val="Heading3"/>
      </w:pPr>
      <w:r>
        <w:t xml:space="preserve">Extra: More on Ponzi Schemes </w:t>
      </w:r>
    </w:p>
    <w:p w14:paraId="1496CA17" w14:textId="11A30A6F" w:rsidR="00204F0B" w:rsidRDefault="00204F0B" w:rsidP="004E5512">
      <w:pPr>
        <w:pStyle w:val="Comment"/>
      </w:pPr>
      <w:r>
        <w:t>"The pyramid scheme phenomenon in Albania is important because its scale relative to the size of the economy was unprecedented, and because the political and social consequences of the pyramid schemes were profound. " Jarvis, C., “The Rise and Fall of the Pyramid Schemes in Albania”, IMF Staff Papers Vol. 47, No 1., p. 1.</w:t>
      </w:r>
    </w:p>
    <w:p w14:paraId="3DB62C2C" w14:textId="77777777" w:rsidR="004E5512" w:rsidRDefault="004E5512" w:rsidP="004E5512">
      <w:r>
        <w:t>Jarvis-C-Ponzi-Schemes-in-Albania.pdf</w:t>
      </w:r>
    </w:p>
    <w:p w14:paraId="078AB983" w14:textId="4331A367" w:rsidR="00204F0B" w:rsidRDefault="00204F0B" w:rsidP="00BB2A20">
      <w:pPr>
        <w:pStyle w:val="Comment"/>
      </w:pPr>
      <w:r>
        <w:t xml:space="preserve">"In the wake of a nationwide catastrophic collapse of savings that led to losses </w:t>
      </w:r>
      <w:r w:rsidR="004E5512">
        <w:t>totaling</w:t>
      </w:r>
      <w:r>
        <w:t xml:space="preserve"> about 40% of the Albanian gross domestic product, the authors detected apparent long-term deleterious health effects of financial loss and downward intergenerational subjective social mobility." </w:t>
      </w:r>
      <w:proofErr w:type="spellStart"/>
      <w:r>
        <w:t>Burazeri</w:t>
      </w:r>
      <w:proofErr w:type="spellEnd"/>
      <w:r>
        <w:t xml:space="preserve">, G., A. </w:t>
      </w:r>
      <w:proofErr w:type="spellStart"/>
      <w:r>
        <w:t>Goda</w:t>
      </w:r>
      <w:proofErr w:type="spellEnd"/>
      <w:r>
        <w:t xml:space="preserve">, G. </w:t>
      </w:r>
      <w:proofErr w:type="spellStart"/>
      <w:r>
        <w:t>Sulo</w:t>
      </w:r>
      <w:proofErr w:type="spellEnd"/>
      <w:r>
        <w:t xml:space="preserve">, J. </w:t>
      </w:r>
      <w:proofErr w:type="spellStart"/>
      <w:r>
        <w:t>Stefa</w:t>
      </w:r>
      <w:proofErr w:type="spellEnd"/>
      <w:r>
        <w:t xml:space="preserve">, and J. D. </w:t>
      </w:r>
      <w:proofErr w:type="spellStart"/>
      <w:r>
        <w:t>Kark</w:t>
      </w:r>
      <w:proofErr w:type="spellEnd"/>
      <w:r>
        <w:t>, "Financial loss in pyramid savings schemes, downward social mobility and acute coronary syndrome in transitional Albania," Journal of Epidemiology and Community Health (1979-), Vol. 62, No. 7 (July 2008) pp. 620-626.</w:t>
      </w:r>
    </w:p>
    <w:p w14:paraId="366FBF93" w14:textId="77777777" w:rsidR="00204F0B" w:rsidRDefault="00204F0B" w:rsidP="00204F0B">
      <w:r>
        <w:t>Financial Loss in pyramid schemes and acute coronary syndrome in Albania.pdf</w:t>
      </w:r>
    </w:p>
    <w:p w14:paraId="6DF58A0D" w14:textId="77777777" w:rsidR="00204F0B" w:rsidRDefault="00204F0B" w:rsidP="007277CF">
      <w:pPr>
        <w:pStyle w:val="Heading4"/>
      </w:pPr>
      <w:r>
        <w:t>Personal Notes</w:t>
      </w:r>
    </w:p>
    <w:p w14:paraId="3586EFD9" w14:textId="77777777" w:rsidR="00204F0B" w:rsidRDefault="00204F0B" w:rsidP="00204F0B">
      <w:r>
        <w:t xml:space="preserve">Upon returning to my office after teaching about the Albanian Ponzi schemes to a class of graduate students in the fall of 2014, I found I had an email from one of my students who, with his family, had fled Albania as a result of the crisis.  His personal story was quite moving, and provided me with my first visceral, face-to-face encounter with a victim of these schemes. </w:t>
      </w:r>
    </w:p>
    <w:p w14:paraId="2DD4DB54" w14:textId="55C96109" w:rsidR="00204F0B" w:rsidRDefault="00204F0B" w:rsidP="00204F0B">
      <w:r>
        <w:t>This would not be my last such encounter. I am the sole member of 217 Canner Associates, LLC,</w:t>
      </w:r>
      <w:r w:rsidR="004E5512">
        <w:t xml:space="preserve"> </w:t>
      </w:r>
      <w:r>
        <w:t xml:space="preserve">which since February 2012 has served as the trustee for two feeder funds to the Bernard L. Madoff </w:t>
      </w:r>
      <w:r>
        <w:lastRenderedPageBreak/>
        <w:t>Investment Securities LLC. 217 Canner Associates</w:t>
      </w:r>
      <w:r w:rsidR="00201D88">
        <w:t xml:space="preserve"> </w:t>
      </w:r>
      <w:r>
        <w:t>initiated many recovery actions against net winners and made distributions to those who lost.</w:t>
      </w:r>
    </w:p>
    <w:p w14:paraId="63EFA973" w14:textId="77777777" w:rsidR="004E5512" w:rsidRDefault="004E5512" w:rsidP="004E5512">
      <w:proofErr w:type="gramStart"/>
      <w:r>
        <w:t>Here's</w:t>
      </w:r>
      <w:proofErr w:type="gramEnd"/>
      <w:r>
        <w:t xml:space="preserve"> a video of me discussing various aspects of Madoff's scheme:</w:t>
      </w:r>
    </w:p>
    <w:p w14:paraId="59EEF89C" w14:textId="77777777" w:rsidR="00204F0B" w:rsidRDefault="00204F0B" w:rsidP="00204F0B"/>
    <w:p w14:paraId="1BF24225" w14:textId="635B6761" w:rsidR="00204F0B" w:rsidRDefault="00204F0B" w:rsidP="00204F0B">
      <w:r>
        <w:t>Click the "Next" button to go to the next topic: Financial Statements 101 and the Accounting Identity</w:t>
      </w:r>
    </w:p>
    <w:p w14:paraId="552E498C" w14:textId="77777777" w:rsidR="000F58E9" w:rsidRDefault="000F58E9" w:rsidP="007A0DAB">
      <w:pPr>
        <w:pStyle w:val="Heading1"/>
      </w:pPr>
      <w:r>
        <w:t>Financial Statements 101 and the Accounting Identity</w:t>
      </w:r>
    </w:p>
    <w:p w14:paraId="6BC857BF" w14:textId="77777777" w:rsidR="000F58E9" w:rsidRDefault="000F58E9" w:rsidP="007A0DAB">
      <w:pPr>
        <w:pStyle w:val="Heading3"/>
      </w:pPr>
      <w:r>
        <w:t>Financial Statements 101</w:t>
      </w:r>
    </w:p>
    <w:p w14:paraId="18C26043" w14:textId="299C8B02" w:rsidR="000F58E9" w:rsidRDefault="000F58E9" w:rsidP="000F58E9">
      <w:r>
        <w:t xml:space="preserve">Accounting statements </w:t>
      </w:r>
      <w:r w:rsidR="008851BA">
        <w:t xml:space="preserve">present </w:t>
      </w:r>
      <w:r>
        <w:t>two types of financial information:</w:t>
      </w:r>
    </w:p>
    <w:p w14:paraId="66898F1C" w14:textId="77777777" w:rsidR="000F58E9" w:rsidRDefault="000F58E9" w:rsidP="007A0DAB">
      <w:pPr>
        <w:pStyle w:val="ListParagraph"/>
        <w:numPr>
          <w:ilvl w:val="0"/>
          <w:numId w:val="45"/>
        </w:numPr>
      </w:pPr>
      <w:r>
        <w:t>Financial information pertaining to a point in time.</w:t>
      </w:r>
    </w:p>
    <w:p w14:paraId="46441231" w14:textId="77777777" w:rsidR="000F58E9" w:rsidRDefault="000F58E9" w:rsidP="007A0DAB">
      <w:pPr>
        <w:pStyle w:val="ListParagraph"/>
        <w:numPr>
          <w:ilvl w:val="0"/>
          <w:numId w:val="45"/>
        </w:numPr>
      </w:pPr>
      <w:r>
        <w:t xml:space="preserve">Financial information pertaining to flows over </w:t>
      </w:r>
      <w:proofErr w:type="gramStart"/>
      <w:r>
        <w:t>a period of time</w:t>
      </w:r>
      <w:proofErr w:type="gramEnd"/>
      <w:r>
        <w:t>.</w:t>
      </w:r>
    </w:p>
    <w:p w14:paraId="1FE5D9E6" w14:textId="4D8450E4" w:rsidR="008851BA" w:rsidRDefault="000F58E9" w:rsidP="000F58E9">
      <w:r>
        <w:t xml:space="preserve">An accounting statement focused on a point in time is like a </w:t>
      </w:r>
      <w:r w:rsidR="008851BA">
        <w:t>snapshot to</w:t>
      </w:r>
      <w:r>
        <w:t xml:space="preserve"> </w:t>
      </w:r>
      <w:r w:rsidR="008851BA">
        <w:t>present</w:t>
      </w:r>
      <w:r>
        <w:t xml:space="preserve"> financial "position</w:t>
      </w:r>
      <w:r w:rsidR="008851BA">
        <w:t>.</w:t>
      </w:r>
      <w:r>
        <w:t xml:space="preserve">" </w:t>
      </w:r>
      <w:r w:rsidR="008851BA">
        <w:t xml:space="preserve">The balance sheet, or statement of financial position, is </w:t>
      </w:r>
      <w:r w:rsidR="00201D88">
        <w:t xml:space="preserve">this </w:t>
      </w:r>
      <w:r w:rsidR="00281622">
        <w:t>type of accounting report.</w:t>
      </w:r>
    </w:p>
    <w:p w14:paraId="7484C290" w14:textId="0FF66FE9" w:rsidR="000F58E9" w:rsidRDefault="008851BA" w:rsidP="000F58E9">
      <w:r>
        <w:t xml:space="preserve"> </w:t>
      </w:r>
      <w:r w:rsidR="000F58E9">
        <w:t xml:space="preserve">An accounting statement focused on flows over </w:t>
      </w:r>
      <w:proofErr w:type="gramStart"/>
      <w:r w:rsidR="000F58E9">
        <w:t>a period of time</w:t>
      </w:r>
      <w:proofErr w:type="gramEnd"/>
      <w:r w:rsidR="000F58E9">
        <w:t xml:space="preserve"> is like a movie that show</w:t>
      </w:r>
      <w:r w:rsidR="00281622">
        <w:t>s</w:t>
      </w:r>
      <w:r w:rsidR="000F58E9">
        <w:t xml:space="preserve"> financial "motion."</w:t>
      </w:r>
      <w:r w:rsidR="00281622">
        <w:t xml:space="preserve"> For a for-profit entity, t</w:t>
      </w:r>
      <w:r w:rsidR="000F58E9">
        <w:t>he income statement, cash flow statement</w:t>
      </w:r>
      <w:r w:rsidR="00281622">
        <w:t>,</w:t>
      </w:r>
      <w:r w:rsidR="000F58E9">
        <w:t xml:space="preserve"> and statement of changes in shareholders' </w:t>
      </w:r>
      <w:r w:rsidR="00281622">
        <w:t xml:space="preserve">equity are </w:t>
      </w:r>
      <w:proofErr w:type="gramStart"/>
      <w:r w:rsidR="00281622">
        <w:t>these kind of statements</w:t>
      </w:r>
      <w:proofErr w:type="gramEnd"/>
      <w:r w:rsidR="000F58E9">
        <w:t xml:space="preserve">. </w:t>
      </w:r>
      <w:r w:rsidR="00281622">
        <w:t xml:space="preserve">For a not-for-profit entity, the </w:t>
      </w:r>
      <w:r w:rsidR="000F58E9">
        <w:t xml:space="preserve">statement of activities and statement of cash flows show </w:t>
      </w:r>
      <w:r w:rsidR="00281622">
        <w:t>similar information</w:t>
      </w:r>
      <w:r w:rsidR="000F58E9">
        <w:t>.</w:t>
      </w:r>
    </w:p>
    <w:p w14:paraId="56E226E8" w14:textId="77777777" w:rsidR="000F58E9" w:rsidRDefault="000F58E9" w:rsidP="000F58E9">
      <w:r>
        <w:t xml:space="preserve">An important feature of accounting is that the snapshots and the movies must all fit together - i.e., they must </w:t>
      </w:r>
      <w:r w:rsidRPr="005948C1">
        <w:rPr>
          <w:i/>
          <w:iCs/>
        </w:rPr>
        <w:t>articulate</w:t>
      </w:r>
      <w:r>
        <w:t>. Here is a video to help you visualize this structure.</w:t>
      </w:r>
    </w:p>
    <w:p w14:paraId="13A95BDC" w14:textId="77777777" w:rsidR="000F58E9" w:rsidRDefault="000F58E9" w:rsidP="000F58E9">
      <w:r>
        <w:t xml:space="preserve">(Download this PowerPoint presentation before you begin the </w:t>
      </w:r>
      <w:proofErr w:type="gramStart"/>
      <w:r>
        <w:t>video:Slides-for-Basic-Financial-Statements-1.pptx</w:t>
      </w:r>
      <w:proofErr w:type="gramEnd"/>
      <w:r>
        <w:t xml:space="preserve"> )</w:t>
      </w:r>
    </w:p>
    <w:p w14:paraId="4E07C929" w14:textId="77777777" w:rsidR="000F58E9" w:rsidRDefault="000F58E9" w:rsidP="000F58E9">
      <w:r>
        <w:t>You can tell from the video how important the Fundamental Accounting Identity is in guiding accountants' thinking about balance sheets. It is so important that we should take more time to go deeper into it.</w:t>
      </w:r>
    </w:p>
    <w:p w14:paraId="3C340141" w14:textId="77777777" w:rsidR="000F58E9" w:rsidRDefault="000F58E9" w:rsidP="007A0DAB">
      <w:pPr>
        <w:pStyle w:val="Heading3"/>
      </w:pPr>
      <w:r>
        <w:t>The Accounting Identity</w:t>
      </w:r>
    </w:p>
    <w:p w14:paraId="366B6B03" w14:textId="77777777" w:rsidR="000F58E9" w:rsidRDefault="000F58E9" w:rsidP="004466C8">
      <w:pPr>
        <w:pStyle w:val="Comment"/>
      </w:pPr>
      <w:r>
        <w:t xml:space="preserve">There are two kinds of people. Those that categorize people into two kinds, and those that </w:t>
      </w:r>
      <w:proofErr w:type="gramStart"/>
      <w:r>
        <w:t>don't</w:t>
      </w:r>
      <w:proofErr w:type="gramEnd"/>
      <w:r>
        <w:t>. (Source: Unknown)</w:t>
      </w:r>
    </w:p>
    <w:p w14:paraId="41EBA5F1" w14:textId="32C0BF31" w:rsidR="000F58E9" w:rsidRDefault="000F58E9" w:rsidP="000F58E9">
      <w:proofErr w:type="gramStart"/>
      <w:r>
        <w:t>Let's</w:t>
      </w:r>
      <w:proofErr w:type="gramEnd"/>
      <w:r>
        <w:t xml:space="preserve"> start by thinking about what financial </w:t>
      </w:r>
      <w:r w:rsidR="00201D88">
        <w:t xml:space="preserve">snapshot of SOM Corp </w:t>
      </w:r>
      <w:r>
        <w:t>we would want</w:t>
      </w:r>
      <w:r w:rsidR="00201D88">
        <w:t>.</w:t>
      </w:r>
      <w:r>
        <w:t xml:space="preserve"> For example, we might want information to help us assess SOM Corp's financial situation at July 31, 2020.</w:t>
      </w:r>
    </w:p>
    <w:p w14:paraId="13C75423" w14:textId="77777777" w:rsidR="000F58E9" w:rsidRDefault="000F58E9" w:rsidP="000F58E9">
      <w:r>
        <w:t>We can categorize the elements of SOM Corp's financial position as being of two kinds: those that generate future benefits, and those that require future sacrifices. Things that generate future benefits are assets. Those that require future sacrifices are liabilities. SOM Corp's net assets are the difference between its assets and liabilities:</w:t>
      </w:r>
    </w:p>
    <w:p w14:paraId="7723E64E" w14:textId="77777777" w:rsidR="000F58E9" w:rsidRDefault="000F58E9" w:rsidP="007A0DAB">
      <w:pPr>
        <w:jc w:val="center"/>
      </w:pPr>
      <w:r>
        <w:lastRenderedPageBreak/>
        <w:t>Net Assets = Assets - Liabilities</w:t>
      </w:r>
    </w:p>
    <w:p w14:paraId="4356A488" w14:textId="2773983D" w:rsidR="000F58E9" w:rsidRDefault="000F58E9" w:rsidP="000F58E9">
      <w:r>
        <w:t xml:space="preserve">If </w:t>
      </w:r>
      <w:r w:rsidR="00F56F35">
        <w:t>SOM Corp</w:t>
      </w:r>
      <w:r>
        <w:t xml:space="preserve"> </w:t>
      </w:r>
      <w:proofErr w:type="gramStart"/>
      <w:r>
        <w:t>was</w:t>
      </w:r>
      <w:proofErr w:type="gramEnd"/>
      <w:r>
        <w:t xml:space="preserve"> a non-profit, we would stop right there and present its financial position as Assets - Liabilities = Net Assets. Because SOM Corp is a corporation that is owned by its shareholders, we view the Net Assets as reflecting the stake the owners have in SOM Corp and rename the Net Assets as Equity.</w:t>
      </w:r>
    </w:p>
    <w:p w14:paraId="6DF2D5C3" w14:textId="77777777" w:rsidR="000F58E9" w:rsidRDefault="000F58E9" w:rsidP="000F58E9"/>
    <w:p w14:paraId="17FF8A4F" w14:textId="77777777" w:rsidR="000F58E9" w:rsidRDefault="000F58E9" w:rsidP="004466C8">
      <w:pPr>
        <w:jc w:val="center"/>
      </w:pPr>
      <w:r>
        <w:t>Equity = Assets - Liabilities</w:t>
      </w:r>
    </w:p>
    <w:p w14:paraId="11B3A158" w14:textId="77777777" w:rsidR="000F58E9" w:rsidRDefault="000F58E9" w:rsidP="000F58E9">
      <w:r>
        <w:t xml:space="preserve">Rewriting </w:t>
      </w:r>
      <w:proofErr w:type="gramStart"/>
      <w:r>
        <w:t>leaves</w:t>
      </w:r>
      <w:proofErr w:type="gramEnd"/>
      <w:r>
        <w:t xml:space="preserve"> us with a more familiar form of the fundamental accounting identity:</w:t>
      </w:r>
    </w:p>
    <w:p w14:paraId="71372364" w14:textId="77777777" w:rsidR="000F58E9" w:rsidRDefault="000F58E9" w:rsidP="004466C8">
      <w:pPr>
        <w:jc w:val="center"/>
      </w:pPr>
      <w:r>
        <w:t>Assets = Liabilities + Equity.</w:t>
      </w:r>
    </w:p>
    <w:p w14:paraId="771E1D2F" w14:textId="44DB04B9" w:rsidR="00F56F35" w:rsidRDefault="000F58E9" w:rsidP="000F58E9">
      <w:r>
        <w:t>We call this an identity because it is a tautology - that is, it is simply a definition. That is clear before we renamed Net Assets as Equity. It is no less true when we change the name of Net Assets</w:t>
      </w:r>
      <w:proofErr w:type="gramStart"/>
      <w:r>
        <w:t xml:space="preserve">.  </w:t>
      </w:r>
      <w:proofErr w:type="gramEnd"/>
      <w:r w:rsidR="00201D88">
        <w:t xml:space="preserve">While you </w:t>
      </w:r>
      <w:proofErr w:type="gramStart"/>
      <w:r w:rsidR="00201D88">
        <w:t>shouldn't</w:t>
      </w:r>
      <w:proofErr w:type="gramEnd"/>
      <w:r w:rsidR="00201D88">
        <w:t xml:space="preserve"> discount the usefulness of tautologies, </w:t>
      </w:r>
      <w:r w:rsidR="00201D88">
        <w:t xml:space="preserve">algebraic </w:t>
      </w:r>
      <w:r>
        <w:t xml:space="preserve">rearranging of the identity does not magically make it more meaningful. </w:t>
      </w:r>
    </w:p>
    <w:p w14:paraId="4E09A5DD" w14:textId="7FE98435" w:rsidR="000F58E9" w:rsidRDefault="00F56F35" w:rsidP="000F58E9">
      <w:r>
        <w:t>To use the fundamental accounting identity requires taking three steps for every contemplated change in the balance sheet</w:t>
      </w:r>
      <w:r w:rsidR="000F58E9">
        <w:t>:</w:t>
      </w:r>
    </w:p>
    <w:p w14:paraId="4FBB627B" w14:textId="00127C83" w:rsidR="000F58E9" w:rsidRDefault="000F58E9" w:rsidP="007A0DAB">
      <w:pPr>
        <w:pStyle w:val="ListParagraph"/>
        <w:numPr>
          <w:ilvl w:val="0"/>
          <w:numId w:val="46"/>
        </w:numPr>
      </w:pPr>
      <w:r>
        <w:t>Recognition</w:t>
      </w:r>
      <w:r w:rsidR="00F56F35">
        <w:t xml:space="preserve"> –is the act of deciding that an action or transaction needs to be recorded on the financial statement. Obviously, if you determine that something should not be recognized</w:t>
      </w:r>
      <w:r w:rsidR="00201D88">
        <w:t xml:space="preserve">, </w:t>
      </w:r>
      <w:r w:rsidR="00F56F35">
        <w:t>there is no need to</w:t>
      </w:r>
      <w:r w:rsidR="00374113">
        <w:t xml:space="preserve"> take the next two steps.</w:t>
      </w:r>
    </w:p>
    <w:p w14:paraId="62BDF81A" w14:textId="4186E58C" w:rsidR="000F58E9" w:rsidRDefault="000F58E9" w:rsidP="007A0DAB">
      <w:pPr>
        <w:pStyle w:val="ListParagraph"/>
        <w:numPr>
          <w:ilvl w:val="0"/>
          <w:numId w:val="46"/>
        </w:numPr>
      </w:pPr>
      <w:r>
        <w:t>Classification</w:t>
      </w:r>
      <w:r w:rsidR="00F56F35">
        <w:t xml:space="preserve"> </w:t>
      </w:r>
      <w:r w:rsidR="00374113">
        <w:t xml:space="preserve">–comes from looking at the action and deciding which of the </w:t>
      </w:r>
      <w:commentRangeStart w:id="54"/>
      <w:commentRangeStart w:id="55"/>
      <w:r w:rsidR="00374113">
        <w:t>three elements need to be changed</w:t>
      </w:r>
      <w:del w:id="56" w:author="Rick Antle [2]" w:date="2020-04-24T14:03:00Z">
        <w:r w:rsidR="00374113" w:rsidDel="007932F2">
          <w:delText>.</w:delText>
        </w:r>
        <w:commentRangeEnd w:id="54"/>
        <w:r w:rsidR="00374113" w:rsidDel="007932F2">
          <w:rPr>
            <w:rStyle w:val="CommentReference"/>
          </w:rPr>
          <w:commentReference w:id="54"/>
        </w:r>
        <w:commentRangeEnd w:id="55"/>
        <w:r w:rsidR="00B4096E" w:rsidDel="007932F2">
          <w:rPr>
            <w:rStyle w:val="CommentReference"/>
          </w:rPr>
          <w:commentReference w:id="55"/>
        </w:r>
      </w:del>
      <w:ins w:id="57" w:author="Rick Antle [2]" w:date="2020-04-24T14:03:00Z">
        <w:r w:rsidR="007932F2">
          <w:t xml:space="preserve"> </w:t>
        </w:r>
        <w:r w:rsidR="00307509">
          <w:t>a</w:t>
        </w:r>
        <w:r w:rsidR="007932F2">
          <w:t>nd, if we</w:t>
        </w:r>
        <w:r w:rsidR="00307509">
          <w:t xml:space="preserve"> subcategories of these three main ones,</w:t>
        </w:r>
      </w:ins>
      <w:ins w:id="58" w:author="Rick Antle [2]" w:date="2020-04-24T14:04:00Z">
        <w:r w:rsidR="00307509">
          <w:t xml:space="preserve"> which of the subcategories </w:t>
        </w:r>
        <w:r w:rsidR="00DF0D45">
          <w:t>need to be changed.</w:t>
        </w:r>
      </w:ins>
      <w:ins w:id="59" w:author="Rick Antle [2]" w:date="2020-04-24T14:03:00Z">
        <w:r w:rsidR="007932F2">
          <w:t xml:space="preserve"> </w:t>
        </w:r>
      </w:ins>
    </w:p>
    <w:p w14:paraId="2CE3DB1B" w14:textId="16ADB033" w:rsidR="000F58E9" w:rsidRDefault="000F58E9" w:rsidP="007A0DAB">
      <w:pPr>
        <w:pStyle w:val="ListParagraph"/>
        <w:numPr>
          <w:ilvl w:val="0"/>
          <w:numId w:val="46"/>
        </w:numPr>
      </w:pPr>
      <w:r>
        <w:t>Valuation</w:t>
      </w:r>
      <w:r w:rsidR="00374113">
        <w:t xml:space="preserve"> - is </w:t>
      </w:r>
      <w:r w:rsidR="00201D88">
        <w:t xml:space="preserve">the </w:t>
      </w:r>
      <w:r w:rsidR="00374113">
        <w:t>process of settling on the numbers that will be used in the change.</w:t>
      </w:r>
    </w:p>
    <w:p w14:paraId="3C597699" w14:textId="63C037D6" w:rsidR="000F58E9" w:rsidRDefault="000F58E9" w:rsidP="000F58E9">
      <w:r>
        <w:t>As you will see, Classification and Valuation are often intertwined in practice.</w:t>
      </w:r>
    </w:p>
    <w:p w14:paraId="3C30725E" w14:textId="77777777" w:rsidR="000F58E9" w:rsidRDefault="000F58E9" w:rsidP="000F58E9">
      <w:r>
        <w:t xml:space="preserve">Working through some concrete examples will be helpful at this point, so </w:t>
      </w:r>
      <w:proofErr w:type="gramStart"/>
      <w:r>
        <w:t>let's</w:t>
      </w:r>
      <w:proofErr w:type="gramEnd"/>
      <w:r>
        <w:t xml:space="preserve"> do a couple. Here is an Excel workbook to practice in:</w:t>
      </w:r>
    </w:p>
    <w:p w14:paraId="076133D2" w14:textId="77777777" w:rsidR="000F58E9" w:rsidRDefault="000F58E9" w:rsidP="000F58E9">
      <w:r>
        <w:t xml:space="preserve">Accounting Identity For-Profit - For </w:t>
      </w:r>
      <w:proofErr w:type="spellStart"/>
      <w:r>
        <w:t>Video.xlsxPreview</w:t>
      </w:r>
      <w:proofErr w:type="spellEnd"/>
      <w:r>
        <w:t xml:space="preserve"> the document</w:t>
      </w:r>
    </w:p>
    <w:p w14:paraId="21AFD079" w14:textId="77777777" w:rsidR="000F58E9" w:rsidRDefault="000F58E9" w:rsidP="000F58E9">
      <w:r>
        <w:t>Here is a video working through the worksheet:</w:t>
      </w:r>
    </w:p>
    <w:p w14:paraId="6ED79F06" w14:textId="77777777" w:rsidR="000F58E9" w:rsidRDefault="000F58E9" w:rsidP="000F58E9">
      <w:r>
        <w:t>Here is the completed Excel workbook:</w:t>
      </w:r>
    </w:p>
    <w:p w14:paraId="58933F6B" w14:textId="77777777" w:rsidR="000F58E9" w:rsidRDefault="000F58E9" w:rsidP="000F58E9">
      <w:r>
        <w:t xml:space="preserve">Accounting Identity For-Profit - For Video - </w:t>
      </w:r>
      <w:proofErr w:type="spellStart"/>
      <w:r>
        <w:t>Answers.xlsxPreview</w:t>
      </w:r>
      <w:proofErr w:type="spellEnd"/>
      <w:r>
        <w:t xml:space="preserve"> the document</w:t>
      </w:r>
    </w:p>
    <w:p w14:paraId="0203B544" w14:textId="77777777" w:rsidR="000F58E9" w:rsidRDefault="000F58E9" w:rsidP="000F58E9">
      <w:r>
        <w:t>Here is an Excel workbook with a not-for-profit example (you should work through the for-profit example before you do this one):</w:t>
      </w:r>
    </w:p>
    <w:p w14:paraId="337096C7" w14:textId="77777777" w:rsidR="000F58E9" w:rsidRDefault="000F58E9" w:rsidP="000F58E9">
      <w:r>
        <w:t xml:space="preserve">Accounting Identity - Not-for-Profit - For </w:t>
      </w:r>
      <w:proofErr w:type="spellStart"/>
      <w:r>
        <w:t>Video.xlsxPreview</w:t>
      </w:r>
      <w:proofErr w:type="spellEnd"/>
      <w:r>
        <w:t xml:space="preserve"> the document</w:t>
      </w:r>
    </w:p>
    <w:p w14:paraId="37A095AB" w14:textId="77777777" w:rsidR="000F58E9" w:rsidRDefault="000F58E9" w:rsidP="000F58E9">
      <w:r>
        <w:t>A video working through some of the transactions:</w:t>
      </w:r>
    </w:p>
    <w:p w14:paraId="40B60FE1" w14:textId="6019D52A" w:rsidR="000F58E9" w:rsidRDefault="000F58E9" w:rsidP="000F58E9">
      <w:r>
        <w:t xml:space="preserve">Before going through some actual financial statements, </w:t>
      </w:r>
      <w:proofErr w:type="gramStart"/>
      <w:r>
        <w:t>let's</w:t>
      </w:r>
      <w:proofErr w:type="gramEnd"/>
      <w:r>
        <w:t xml:space="preserve"> check your understanding to this point. Take the following Quiz and see how you do. (Don't worry - you get multiple attempts (5</w:t>
      </w:r>
      <w:r w:rsidR="00374113">
        <w:t>) and</w:t>
      </w:r>
      <w:r>
        <w:t xml:space="preserve"> only your best score will count. </w:t>
      </w:r>
      <w:proofErr w:type="gramStart"/>
      <w:r>
        <w:t>Plus</w:t>
      </w:r>
      <w:proofErr w:type="gramEnd"/>
      <w:r>
        <w:t xml:space="preserve"> you will get to see the answers! But </w:t>
      </w:r>
      <w:proofErr w:type="gramStart"/>
      <w:r>
        <w:t>don't</w:t>
      </w:r>
      <w:proofErr w:type="gramEnd"/>
      <w:r>
        <w:t xml:space="preserve"> just copy in the answers. </w:t>
      </w:r>
      <w:r>
        <w:lastRenderedPageBreak/>
        <w:t>Try to reason through the questions each time you take the Quiz - we are aiming at you learning how accountants think, not a specific score on an assignment.)</w:t>
      </w:r>
    </w:p>
    <w:p w14:paraId="4D565669" w14:textId="77777777" w:rsidR="000F58E9" w:rsidRDefault="000F58E9" w:rsidP="000F58E9">
      <w:r>
        <w:t>QUIZ - The Accounting Identity: For-Profit Entity</w:t>
      </w:r>
    </w:p>
    <w:p w14:paraId="4499E3E2" w14:textId="559DBDD3" w:rsidR="000F58E9" w:rsidRPr="00B0657A" w:rsidRDefault="000F58E9" w:rsidP="000F58E9">
      <w:r>
        <w:t>Click the "Next" button to go to the next topic: Balance Sheets and Statements of Shareholders' Equity</w:t>
      </w:r>
    </w:p>
    <w:sectPr w:rsidR="000F58E9" w:rsidRPr="00B0657A" w:rsidSect="007A0DAB">
      <w:footerReference w:type="default" r:id="rId14"/>
      <w:pgSz w:w="12240" w:h="15840"/>
      <w:pgMar w:top="1440" w:right="1440" w:bottom="1440" w:left="1440" w:header="720" w:footer="720"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8" w:author="Jaan" w:date="2020-04-21T14:54:00Z" w:initials="J">
    <w:p w14:paraId="7C460341" w14:textId="5D5FD3C9" w:rsidR="005B222E" w:rsidRDefault="005B222E">
      <w:pPr>
        <w:pStyle w:val="CommentText"/>
      </w:pPr>
      <w:r>
        <w:rPr>
          <w:rStyle w:val="CommentReference"/>
        </w:rPr>
        <w:annotationRef/>
      </w:r>
      <w:r>
        <w:t>Just one link</w:t>
      </w:r>
    </w:p>
  </w:comment>
  <w:comment w:id="39" w:author="Jaan" w:date="2020-04-22T09:27:00Z" w:initials="J">
    <w:p w14:paraId="0721A057" w14:textId="26170A4E" w:rsidR="00D325E4" w:rsidRDefault="00D325E4">
      <w:pPr>
        <w:pStyle w:val="CommentText"/>
      </w:pPr>
      <w:r>
        <w:rPr>
          <w:rStyle w:val="CommentReference"/>
        </w:rPr>
        <w:annotationRef/>
      </w:r>
      <w:r>
        <w:t>Not sure this describes an aspiration</w:t>
      </w:r>
    </w:p>
  </w:comment>
  <w:comment w:id="40" w:author="Rick Antle [2]" w:date="2020-04-24T14:07:00Z" w:initials="AR">
    <w:p w14:paraId="48B92414" w14:textId="28B484EE" w:rsidR="002C1019" w:rsidRDefault="008B1456">
      <w:pPr>
        <w:pStyle w:val="CommentText"/>
      </w:pPr>
      <w:r>
        <w:rPr>
          <w:rStyle w:val="CommentReference"/>
        </w:rPr>
        <w:annotationRef/>
      </w:r>
      <w:r w:rsidR="002C1019">
        <w:t xml:space="preserve">I see that. </w:t>
      </w:r>
      <w:proofErr w:type="gramStart"/>
      <w:r w:rsidR="002C1019">
        <w:t>I’m</w:t>
      </w:r>
      <w:proofErr w:type="gramEnd"/>
      <w:r w:rsidR="002C1019">
        <w:t xml:space="preserve"> thinking about what to do here.</w:t>
      </w:r>
    </w:p>
  </w:comment>
  <w:comment w:id="54" w:author="Jaan" w:date="2020-04-22T11:56:00Z" w:initials="J">
    <w:p w14:paraId="69FA84BB" w14:textId="2ECDDEF2" w:rsidR="00374113" w:rsidRDefault="00374113">
      <w:pPr>
        <w:pStyle w:val="CommentText"/>
      </w:pPr>
      <w:r>
        <w:rPr>
          <w:rStyle w:val="CommentReference"/>
        </w:rPr>
        <w:annotationRef/>
      </w:r>
      <w:r>
        <w:t xml:space="preserve">But </w:t>
      </w:r>
      <w:proofErr w:type="spellStart"/>
      <w:r>
        <w:t>whatabout</w:t>
      </w:r>
      <w:proofErr w:type="spellEnd"/>
      <w:r>
        <w:t xml:space="preserve"> within category changes, say from inventory to cash</w:t>
      </w:r>
    </w:p>
  </w:comment>
  <w:comment w:id="55" w:author="Rick Antle" w:date="2020-04-24T13:59:00Z" w:initials="AR">
    <w:p w14:paraId="3C81F318" w14:textId="4B4132F4" w:rsidR="00B4096E" w:rsidRDefault="00B4096E">
      <w:pPr>
        <w:pStyle w:val="CommentText"/>
      </w:pPr>
      <w:r>
        <w:rPr>
          <w:rStyle w:val="CommentReference"/>
        </w:rPr>
        <w:annotationRef/>
      </w:r>
      <w:r>
        <w:t xml:space="preserve">I </w:t>
      </w:r>
      <w:r w:rsidR="007175A9">
        <w:t>imagine that I am putting that off until people get used to the three overall categories</w:t>
      </w:r>
      <w:proofErr w:type="gramStart"/>
      <w:r w:rsidR="007175A9">
        <w:t>.</w:t>
      </w:r>
      <w:r w:rsidR="00DF0D45">
        <w:t xml:space="preserve">  </w:t>
      </w:r>
      <w:proofErr w:type="gramEnd"/>
      <w:r w:rsidR="00DF0D45">
        <w:t>What do you think of the extension</w:t>
      </w:r>
      <w:r w:rsidR="005C735B">
        <w:t xml:space="preserve"> I put on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C460341" w15:done="0"/>
  <w15:commentEx w15:paraId="0721A057" w15:done="0"/>
  <w15:commentEx w15:paraId="48B92414" w15:paraIdParent="0721A057" w15:done="0"/>
  <w15:commentEx w15:paraId="69FA84BB" w15:done="0"/>
  <w15:commentEx w15:paraId="3C81F318" w15:paraIdParent="69FA84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4987B2" w16cex:dateUtc="2020-04-21T18:54:00Z"/>
  <w16cex:commentExtensible w16cex:durableId="224A8C78" w16cex:dateUtc="2020-04-22T13:27:00Z"/>
  <w16cex:commentExtensible w16cex:durableId="224AAF52" w16cex:dateUtc="2020-04-22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C460341" w16cid:durableId="224987B2"/>
  <w16cid:commentId w16cid:paraId="0721A057" w16cid:durableId="224A8C78"/>
  <w16cid:commentId w16cid:paraId="48B92414" w16cid:durableId="224D710A"/>
  <w16cid:commentId w16cid:paraId="69FA84BB" w16cid:durableId="224AAF52"/>
  <w16cid:commentId w16cid:paraId="3C81F318" w16cid:durableId="224D6F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B359DA" w14:textId="77777777" w:rsidR="000931EA" w:rsidRDefault="000931EA" w:rsidP="00855982">
      <w:pPr>
        <w:spacing w:after="0" w:line="240" w:lineRule="auto"/>
      </w:pPr>
      <w:r>
        <w:separator/>
      </w:r>
    </w:p>
  </w:endnote>
  <w:endnote w:type="continuationSeparator" w:id="0">
    <w:p w14:paraId="205EE908" w14:textId="77777777" w:rsidR="000931EA" w:rsidRDefault="000931EA"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759961"/>
      <w:docPartObj>
        <w:docPartGallery w:val="Page Numbers (Bottom of Page)"/>
        <w:docPartUnique/>
      </w:docPartObj>
    </w:sdtPr>
    <w:sdtEndPr>
      <w:rPr>
        <w:noProof/>
      </w:rPr>
    </w:sdtEndPr>
    <w:sdtContent>
      <w:p w14:paraId="25072DF7" w14:textId="77777777" w:rsidR="00AF40A0" w:rsidRDefault="00AF40A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564564" w14:textId="77777777" w:rsidR="000931EA" w:rsidRDefault="000931EA" w:rsidP="00855982">
      <w:pPr>
        <w:spacing w:after="0" w:line="240" w:lineRule="auto"/>
      </w:pPr>
      <w:r>
        <w:separator/>
      </w:r>
    </w:p>
  </w:footnote>
  <w:footnote w:type="continuationSeparator" w:id="0">
    <w:p w14:paraId="5AE096F5" w14:textId="77777777" w:rsidR="000931EA" w:rsidRDefault="000931EA"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23130"/>
    <w:multiLevelType w:val="hybridMultilevel"/>
    <w:tmpl w:val="753A9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E93E5D"/>
    <w:multiLevelType w:val="hybridMultilevel"/>
    <w:tmpl w:val="D3BEB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18F4CA0"/>
    <w:multiLevelType w:val="hybridMultilevel"/>
    <w:tmpl w:val="A12A5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1D200C4F"/>
    <w:multiLevelType w:val="hybridMultilevel"/>
    <w:tmpl w:val="39F28C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B52BC8"/>
    <w:multiLevelType w:val="hybridMultilevel"/>
    <w:tmpl w:val="BDAC11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621075"/>
    <w:multiLevelType w:val="multilevel"/>
    <w:tmpl w:val="2A2C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F5208D"/>
    <w:multiLevelType w:val="hybridMultilevel"/>
    <w:tmpl w:val="D6564F7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3" w15:restartNumberingAfterBreak="0">
    <w:nsid w:val="2E6F14F5"/>
    <w:multiLevelType w:val="hybridMultilevel"/>
    <w:tmpl w:val="741CD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931A2E"/>
    <w:multiLevelType w:val="multilevel"/>
    <w:tmpl w:val="F7C28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5A6F7F"/>
    <w:multiLevelType w:val="hybridMultilevel"/>
    <w:tmpl w:val="76400F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40D855C7"/>
    <w:multiLevelType w:val="multilevel"/>
    <w:tmpl w:val="DB5E6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3E2B75"/>
    <w:multiLevelType w:val="hybridMultilevel"/>
    <w:tmpl w:val="DA022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683769F"/>
    <w:multiLevelType w:val="hybridMultilevel"/>
    <w:tmpl w:val="08528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7269D"/>
    <w:multiLevelType w:val="hybridMultilevel"/>
    <w:tmpl w:val="244025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4B443E"/>
    <w:multiLevelType w:val="hybridMultilevel"/>
    <w:tmpl w:val="87B6B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795BA5"/>
    <w:multiLevelType w:val="multilevel"/>
    <w:tmpl w:val="011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122068"/>
    <w:multiLevelType w:val="hybridMultilevel"/>
    <w:tmpl w:val="C2746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7"/>
  </w:num>
  <w:num w:numId="4">
    <w:abstractNumId w:val="17"/>
  </w:num>
  <w:num w:numId="5">
    <w:abstractNumId w:val="17"/>
  </w:num>
  <w:num w:numId="6">
    <w:abstractNumId w:val="17"/>
  </w:num>
  <w:num w:numId="7">
    <w:abstractNumId w:val="17"/>
  </w:num>
  <w:num w:numId="8">
    <w:abstractNumId w:val="17"/>
  </w:num>
  <w:num w:numId="9">
    <w:abstractNumId w:val="17"/>
  </w:num>
  <w:num w:numId="10">
    <w:abstractNumId w:val="17"/>
  </w:num>
  <w:num w:numId="11">
    <w:abstractNumId w:val="17"/>
  </w:num>
  <w:num w:numId="12">
    <w:abstractNumId w:val="17"/>
  </w:num>
  <w:num w:numId="13">
    <w:abstractNumId w:val="12"/>
  </w:num>
  <w:num w:numId="14">
    <w:abstractNumId w:val="29"/>
  </w:num>
  <w:num w:numId="15">
    <w:abstractNumId w:val="13"/>
  </w:num>
  <w:num w:numId="16">
    <w:abstractNumId w:val="14"/>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15"/>
  </w:num>
  <w:num w:numId="28">
    <w:abstractNumId w:val="18"/>
  </w:num>
  <w:num w:numId="29">
    <w:abstractNumId w:val="26"/>
  </w:num>
  <w:num w:numId="30">
    <w:abstractNumId w:val="27"/>
  </w:num>
  <w:num w:numId="31">
    <w:abstractNumId w:val="10"/>
  </w:num>
  <w:num w:numId="32">
    <w:abstractNumId w:val="24"/>
  </w:num>
  <w:num w:numId="33">
    <w:abstractNumId w:val="23"/>
  </w:num>
  <w:num w:numId="34">
    <w:abstractNumId w:val="11"/>
  </w:num>
  <w:num w:numId="35">
    <w:abstractNumId w:val="21"/>
  </w:num>
  <w:num w:numId="36">
    <w:abstractNumId w:val="33"/>
  </w:num>
  <w:num w:numId="37">
    <w:abstractNumId w:val="25"/>
  </w:num>
  <w:num w:numId="38">
    <w:abstractNumId w:val="16"/>
  </w:num>
  <w:num w:numId="39">
    <w:abstractNumId w:val="34"/>
  </w:num>
  <w:num w:numId="40">
    <w:abstractNumId w:val="32"/>
  </w:num>
  <w:num w:numId="41">
    <w:abstractNumId w:val="30"/>
  </w:num>
  <w:num w:numId="42">
    <w:abstractNumId w:val="28"/>
  </w:num>
  <w:num w:numId="43">
    <w:abstractNumId w:val="22"/>
  </w:num>
  <w:num w:numId="44">
    <w:abstractNumId w:val="19"/>
  </w:num>
  <w:num w:numId="45">
    <w:abstractNumId w:val="31"/>
  </w:num>
  <w:num w:numId="46">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aan">
    <w15:presenceInfo w15:providerId="None" w15:userId="Jaan"/>
  </w15:person>
  <w15:person w15:author="Rick Antle">
    <w15:presenceInfo w15:providerId="AD" w15:userId="S::rick.antle@yale.edu::c2afbbd2-30e4-4c8e-8af5-81913178ace3"/>
  </w15:person>
  <w15:person w15:author="Rick Antle [2]">
    <w15:presenceInfo w15:providerId="AD" w15:userId="S::rick.antle@yale.edu::c2afbbd2-30e4-4c8e-8af5-81913178ac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attachedTemplate r:id="rId1"/>
  <w:trackRevisions/>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B0657A"/>
    <w:rsid w:val="00003554"/>
    <w:rsid w:val="00004FB4"/>
    <w:rsid w:val="00011D76"/>
    <w:rsid w:val="00012E16"/>
    <w:rsid w:val="00022D48"/>
    <w:rsid w:val="000245F3"/>
    <w:rsid w:val="000457D5"/>
    <w:rsid w:val="00047E0B"/>
    <w:rsid w:val="000519F8"/>
    <w:rsid w:val="00065451"/>
    <w:rsid w:val="000705C9"/>
    <w:rsid w:val="0007576C"/>
    <w:rsid w:val="00081D77"/>
    <w:rsid w:val="000931EA"/>
    <w:rsid w:val="00096236"/>
    <w:rsid w:val="000A07D0"/>
    <w:rsid w:val="000B6A9D"/>
    <w:rsid w:val="000B75F3"/>
    <w:rsid w:val="000C4C8A"/>
    <w:rsid w:val="000D6EE3"/>
    <w:rsid w:val="000E1729"/>
    <w:rsid w:val="000F4701"/>
    <w:rsid w:val="000F58E9"/>
    <w:rsid w:val="000F661D"/>
    <w:rsid w:val="00107AF1"/>
    <w:rsid w:val="00110AB5"/>
    <w:rsid w:val="00117BE5"/>
    <w:rsid w:val="00123DDA"/>
    <w:rsid w:val="00146B76"/>
    <w:rsid w:val="00153D1D"/>
    <w:rsid w:val="00162026"/>
    <w:rsid w:val="00165CBB"/>
    <w:rsid w:val="00184CAA"/>
    <w:rsid w:val="001877CF"/>
    <w:rsid w:val="001A211A"/>
    <w:rsid w:val="001A7E5F"/>
    <w:rsid w:val="001C1B99"/>
    <w:rsid w:val="001D07E2"/>
    <w:rsid w:val="001D4362"/>
    <w:rsid w:val="001D56AA"/>
    <w:rsid w:val="001D5EEB"/>
    <w:rsid w:val="001E3CE0"/>
    <w:rsid w:val="001E7D94"/>
    <w:rsid w:val="001F4616"/>
    <w:rsid w:val="00201D88"/>
    <w:rsid w:val="00204F0B"/>
    <w:rsid w:val="00210649"/>
    <w:rsid w:val="00211650"/>
    <w:rsid w:val="0022135C"/>
    <w:rsid w:val="002223F7"/>
    <w:rsid w:val="0022442F"/>
    <w:rsid w:val="00233446"/>
    <w:rsid w:val="002461F0"/>
    <w:rsid w:val="00250B5F"/>
    <w:rsid w:val="00260DDC"/>
    <w:rsid w:val="00281622"/>
    <w:rsid w:val="00282E9D"/>
    <w:rsid w:val="002A7CBD"/>
    <w:rsid w:val="002B5D48"/>
    <w:rsid w:val="002C0EFD"/>
    <w:rsid w:val="002C1019"/>
    <w:rsid w:val="002C25CA"/>
    <w:rsid w:val="002D498B"/>
    <w:rsid w:val="002D647B"/>
    <w:rsid w:val="002D6BBD"/>
    <w:rsid w:val="002E58CB"/>
    <w:rsid w:val="002F10F8"/>
    <w:rsid w:val="002F1F69"/>
    <w:rsid w:val="00307509"/>
    <w:rsid w:val="003316E5"/>
    <w:rsid w:val="00333296"/>
    <w:rsid w:val="00336E3D"/>
    <w:rsid w:val="00337B82"/>
    <w:rsid w:val="00346C9E"/>
    <w:rsid w:val="00357ABF"/>
    <w:rsid w:val="0036426C"/>
    <w:rsid w:val="00364D0D"/>
    <w:rsid w:val="00374113"/>
    <w:rsid w:val="00377326"/>
    <w:rsid w:val="00382DC1"/>
    <w:rsid w:val="00390FB7"/>
    <w:rsid w:val="00397B49"/>
    <w:rsid w:val="003A48A4"/>
    <w:rsid w:val="003A5273"/>
    <w:rsid w:val="003B31DE"/>
    <w:rsid w:val="003C490E"/>
    <w:rsid w:val="003D0CA6"/>
    <w:rsid w:val="003D1420"/>
    <w:rsid w:val="003D6921"/>
    <w:rsid w:val="003E5EA6"/>
    <w:rsid w:val="003F16D7"/>
    <w:rsid w:val="003F3F92"/>
    <w:rsid w:val="00405F0A"/>
    <w:rsid w:val="004466C8"/>
    <w:rsid w:val="00454969"/>
    <w:rsid w:val="00466185"/>
    <w:rsid w:val="004724D6"/>
    <w:rsid w:val="0048145D"/>
    <w:rsid w:val="004859B1"/>
    <w:rsid w:val="004A20F4"/>
    <w:rsid w:val="004A6886"/>
    <w:rsid w:val="004B4184"/>
    <w:rsid w:val="004C28B9"/>
    <w:rsid w:val="004C5883"/>
    <w:rsid w:val="004E5512"/>
    <w:rsid w:val="004F0341"/>
    <w:rsid w:val="004F04CD"/>
    <w:rsid w:val="004F655C"/>
    <w:rsid w:val="005010E9"/>
    <w:rsid w:val="0051320E"/>
    <w:rsid w:val="005326A4"/>
    <w:rsid w:val="005423EE"/>
    <w:rsid w:val="00547857"/>
    <w:rsid w:val="00550636"/>
    <w:rsid w:val="00554BC6"/>
    <w:rsid w:val="005577E2"/>
    <w:rsid w:val="00560EE0"/>
    <w:rsid w:val="00567884"/>
    <w:rsid w:val="00570584"/>
    <w:rsid w:val="00576A5A"/>
    <w:rsid w:val="00577960"/>
    <w:rsid w:val="00577AC4"/>
    <w:rsid w:val="005948C1"/>
    <w:rsid w:val="0059494E"/>
    <w:rsid w:val="00595EC4"/>
    <w:rsid w:val="00595FB1"/>
    <w:rsid w:val="00596D44"/>
    <w:rsid w:val="005A30B9"/>
    <w:rsid w:val="005B1320"/>
    <w:rsid w:val="005B222E"/>
    <w:rsid w:val="005B3F57"/>
    <w:rsid w:val="005C735B"/>
    <w:rsid w:val="005C7B37"/>
    <w:rsid w:val="005D2C1C"/>
    <w:rsid w:val="005D6567"/>
    <w:rsid w:val="005D72CA"/>
    <w:rsid w:val="005E34B1"/>
    <w:rsid w:val="005E5101"/>
    <w:rsid w:val="005F0B8D"/>
    <w:rsid w:val="00610993"/>
    <w:rsid w:val="006245A9"/>
    <w:rsid w:val="00633DCC"/>
    <w:rsid w:val="006437FD"/>
    <w:rsid w:val="00661B16"/>
    <w:rsid w:val="0067401E"/>
    <w:rsid w:val="00682382"/>
    <w:rsid w:val="00682C22"/>
    <w:rsid w:val="00696CF6"/>
    <w:rsid w:val="006D1DDC"/>
    <w:rsid w:val="006F6CF5"/>
    <w:rsid w:val="006F7023"/>
    <w:rsid w:val="007048A0"/>
    <w:rsid w:val="007121A3"/>
    <w:rsid w:val="007175A9"/>
    <w:rsid w:val="007223A0"/>
    <w:rsid w:val="007277CF"/>
    <w:rsid w:val="0073640D"/>
    <w:rsid w:val="0075439A"/>
    <w:rsid w:val="0076770D"/>
    <w:rsid w:val="00770EA0"/>
    <w:rsid w:val="007749F6"/>
    <w:rsid w:val="00780E70"/>
    <w:rsid w:val="007833A7"/>
    <w:rsid w:val="007932F2"/>
    <w:rsid w:val="007945CF"/>
    <w:rsid w:val="0079499B"/>
    <w:rsid w:val="00796A13"/>
    <w:rsid w:val="007A0DAB"/>
    <w:rsid w:val="007A47C8"/>
    <w:rsid w:val="007B0CDC"/>
    <w:rsid w:val="007B722E"/>
    <w:rsid w:val="007B7DF4"/>
    <w:rsid w:val="007C1349"/>
    <w:rsid w:val="007C6783"/>
    <w:rsid w:val="007D0CD9"/>
    <w:rsid w:val="007D3E4A"/>
    <w:rsid w:val="007D6384"/>
    <w:rsid w:val="007E3CDD"/>
    <w:rsid w:val="00806111"/>
    <w:rsid w:val="00810909"/>
    <w:rsid w:val="00813710"/>
    <w:rsid w:val="00814825"/>
    <w:rsid w:val="00822967"/>
    <w:rsid w:val="0083468C"/>
    <w:rsid w:val="00855982"/>
    <w:rsid w:val="008565AC"/>
    <w:rsid w:val="00865CDD"/>
    <w:rsid w:val="00866B07"/>
    <w:rsid w:val="008735EC"/>
    <w:rsid w:val="00873C88"/>
    <w:rsid w:val="008762EF"/>
    <w:rsid w:val="008833F4"/>
    <w:rsid w:val="008851BA"/>
    <w:rsid w:val="00885BF2"/>
    <w:rsid w:val="008A2115"/>
    <w:rsid w:val="008A4C90"/>
    <w:rsid w:val="008B1456"/>
    <w:rsid w:val="008C38CF"/>
    <w:rsid w:val="008C58A2"/>
    <w:rsid w:val="008E4C0A"/>
    <w:rsid w:val="008E5DB0"/>
    <w:rsid w:val="009029FF"/>
    <w:rsid w:val="00903F08"/>
    <w:rsid w:val="00914B2B"/>
    <w:rsid w:val="00930D3E"/>
    <w:rsid w:val="00937BEF"/>
    <w:rsid w:val="00944B0F"/>
    <w:rsid w:val="00967B3D"/>
    <w:rsid w:val="00973132"/>
    <w:rsid w:val="009737D6"/>
    <w:rsid w:val="009757E0"/>
    <w:rsid w:val="00983E31"/>
    <w:rsid w:val="009977A0"/>
    <w:rsid w:val="009A01CF"/>
    <w:rsid w:val="009A6C6B"/>
    <w:rsid w:val="009C0041"/>
    <w:rsid w:val="009C4DCF"/>
    <w:rsid w:val="009C6D68"/>
    <w:rsid w:val="009E1D0F"/>
    <w:rsid w:val="00A052A0"/>
    <w:rsid w:val="00A10484"/>
    <w:rsid w:val="00A1770E"/>
    <w:rsid w:val="00A21CE5"/>
    <w:rsid w:val="00A21DA1"/>
    <w:rsid w:val="00A23241"/>
    <w:rsid w:val="00A23E7F"/>
    <w:rsid w:val="00A24DA9"/>
    <w:rsid w:val="00A30BF6"/>
    <w:rsid w:val="00A41A84"/>
    <w:rsid w:val="00A425D8"/>
    <w:rsid w:val="00A53EF3"/>
    <w:rsid w:val="00A56BA8"/>
    <w:rsid w:val="00A60F4B"/>
    <w:rsid w:val="00A64560"/>
    <w:rsid w:val="00A64754"/>
    <w:rsid w:val="00A66ECE"/>
    <w:rsid w:val="00A67D97"/>
    <w:rsid w:val="00A74FFB"/>
    <w:rsid w:val="00A9791B"/>
    <w:rsid w:val="00AA2B9C"/>
    <w:rsid w:val="00AD4573"/>
    <w:rsid w:val="00AD4C66"/>
    <w:rsid w:val="00AE67E5"/>
    <w:rsid w:val="00AE7FD8"/>
    <w:rsid w:val="00AF40A0"/>
    <w:rsid w:val="00AF595D"/>
    <w:rsid w:val="00B0657A"/>
    <w:rsid w:val="00B069E7"/>
    <w:rsid w:val="00B11A9E"/>
    <w:rsid w:val="00B13F7A"/>
    <w:rsid w:val="00B16C46"/>
    <w:rsid w:val="00B309F0"/>
    <w:rsid w:val="00B4096E"/>
    <w:rsid w:val="00B5469D"/>
    <w:rsid w:val="00B7165A"/>
    <w:rsid w:val="00B71C2D"/>
    <w:rsid w:val="00B90FBE"/>
    <w:rsid w:val="00B93BD4"/>
    <w:rsid w:val="00B96350"/>
    <w:rsid w:val="00BA0FE0"/>
    <w:rsid w:val="00BA570B"/>
    <w:rsid w:val="00BB23CD"/>
    <w:rsid w:val="00BB2A20"/>
    <w:rsid w:val="00BB614A"/>
    <w:rsid w:val="00BC2AB4"/>
    <w:rsid w:val="00BC5C16"/>
    <w:rsid w:val="00BC5D18"/>
    <w:rsid w:val="00BD651B"/>
    <w:rsid w:val="00BE2660"/>
    <w:rsid w:val="00BE488D"/>
    <w:rsid w:val="00BE689F"/>
    <w:rsid w:val="00C00416"/>
    <w:rsid w:val="00C02AE3"/>
    <w:rsid w:val="00C107E5"/>
    <w:rsid w:val="00C26238"/>
    <w:rsid w:val="00C571BC"/>
    <w:rsid w:val="00C6253A"/>
    <w:rsid w:val="00C74D25"/>
    <w:rsid w:val="00C77C2F"/>
    <w:rsid w:val="00C87204"/>
    <w:rsid w:val="00CC7C98"/>
    <w:rsid w:val="00CD3D63"/>
    <w:rsid w:val="00CD78E7"/>
    <w:rsid w:val="00CF0E1D"/>
    <w:rsid w:val="00D1392A"/>
    <w:rsid w:val="00D15C42"/>
    <w:rsid w:val="00D251E7"/>
    <w:rsid w:val="00D307F3"/>
    <w:rsid w:val="00D325E4"/>
    <w:rsid w:val="00D3593A"/>
    <w:rsid w:val="00D3602E"/>
    <w:rsid w:val="00D36059"/>
    <w:rsid w:val="00D408CE"/>
    <w:rsid w:val="00D47336"/>
    <w:rsid w:val="00D52CF3"/>
    <w:rsid w:val="00D66D5D"/>
    <w:rsid w:val="00D812F6"/>
    <w:rsid w:val="00D90EC2"/>
    <w:rsid w:val="00D95648"/>
    <w:rsid w:val="00DA36D8"/>
    <w:rsid w:val="00DA478C"/>
    <w:rsid w:val="00DA4F7B"/>
    <w:rsid w:val="00DA67E4"/>
    <w:rsid w:val="00DB1DC5"/>
    <w:rsid w:val="00DB651D"/>
    <w:rsid w:val="00DB6FAA"/>
    <w:rsid w:val="00DC3E5F"/>
    <w:rsid w:val="00DC7311"/>
    <w:rsid w:val="00DD5C41"/>
    <w:rsid w:val="00DE235C"/>
    <w:rsid w:val="00DF0D45"/>
    <w:rsid w:val="00DF4451"/>
    <w:rsid w:val="00DF4E66"/>
    <w:rsid w:val="00DF611C"/>
    <w:rsid w:val="00E1118B"/>
    <w:rsid w:val="00E14F16"/>
    <w:rsid w:val="00E36DE6"/>
    <w:rsid w:val="00E5339E"/>
    <w:rsid w:val="00E64C27"/>
    <w:rsid w:val="00E658B6"/>
    <w:rsid w:val="00E71E60"/>
    <w:rsid w:val="00E83E94"/>
    <w:rsid w:val="00E86132"/>
    <w:rsid w:val="00EA0CB0"/>
    <w:rsid w:val="00EB5D36"/>
    <w:rsid w:val="00ED5D00"/>
    <w:rsid w:val="00EE4FCE"/>
    <w:rsid w:val="00EE501B"/>
    <w:rsid w:val="00EF0C6A"/>
    <w:rsid w:val="00EF7D8B"/>
    <w:rsid w:val="00F01B40"/>
    <w:rsid w:val="00F04421"/>
    <w:rsid w:val="00F252C3"/>
    <w:rsid w:val="00F31B77"/>
    <w:rsid w:val="00F4388B"/>
    <w:rsid w:val="00F55935"/>
    <w:rsid w:val="00F56F35"/>
    <w:rsid w:val="00F6130D"/>
    <w:rsid w:val="00F70C97"/>
    <w:rsid w:val="00F7164C"/>
    <w:rsid w:val="00FA18A4"/>
    <w:rsid w:val="00FC499F"/>
    <w:rsid w:val="00FC7E84"/>
    <w:rsid w:val="00FD2245"/>
    <w:rsid w:val="00FD262C"/>
    <w:rsid w:val="00FD6EDE"/>
    <w:rsid w:val="00FE085D"/>
    <w:rsid w:val="00FE305D"/>
    <w:rsid w:val="00FE669A"/>
    <w:rsid w:val="00FF3182"/>
    <w:rsid w:val="00FF3A29"/>
    <w:rsid w:val="00FF4779"/>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9B0A8"/>
  <w15:chartTrackingRefBased/>
  <w15:docId w15:val="{9EA7A19B-A8E4-4EEE-BEE8-CAD0E7ABB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584"/>
    <w:rPr>
      <w:rFonts w:ascii="Cambria" w:hAnsi="Cambria"/>
    </w:rPr>
  </w:style>
  <w:style w:type="paragraph" w:styleId="Heading1">
    <w:name w:val="heading 1"/>
    <w:basedOn w:val="Normal"/>
    <w:next w:val="Normal"/>
    <w:link w:val="Heading1Char"/>
    <w:autoRedefine/>
    <w:uiPriority w:val="9"/>
    <w:qFormat/>
    <w:rsid w:val="00D3593A"/>
    <w:pPr>
      <w:keepNext/>
      <w:keepLines/>
      <w:pBdr>
        <w:bottom w:val="single" w:sz="4" w:space="1" w:color="595959" w:themeColor="text1" w:themeTint="A6"/>
      </w:pBdr>
      <w:spacing w:before="60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unhideWhenUsed/>
    <w:qFormat/>
    <w:rsid w:val="00146B76"/>
    <w:pPr>
      <w:keepNext/>
      <w:keepLines/>
      <w:shd w:val="pct12" w:color="auto" w:fill="auto"/>
      <w:spacing w:before="360" w:after="240" w:line="480" w:lineRule="auto"/>
      <w:outlineLvl w:val="1"/>
    </w:pPr>
    <w:rPr>
      <w:rFonts w:eastAsiaTheme="majorEastAsia" w:cstheme="majorBidi"/>
      <w:b/>
      <w:bCs/>
      <w:smallCaps/>
      <w:sz w:val="28"/>
      <w:szCs w:val="28"/>
    </w:rPr>
  </w:style>
  <w:style w:type="paragraph" w:styleId="Heading3">
    <w:name w:val="heading 3"/>
    <w:basedOn w:val="Normal"/>
    <w:next w:val="Normal"/>
    <w:link w:val="Heading3Char"/>
    <w:uiPriority w:val="9"/>
    <w:unhideWhenUsed/>
    <w:qFormat/>
    <w:rsid w:val="00570584"/>
    <w:pPr>
      <w:keepNext/>
      <w:keepLines/>
      <w:spacing w:before="240" w:after="240" w:line="240" w:lineRule="auto"/>
      <w:outlineLvl w:val="2"/>
    </w:pPr>
    <w:rPr>
      <w:rFonts w:eastAsiaTheme="majorEastAsia" w:cstheme="majorBidi"/>
      <w:bCs/>
      <w:sz w:val="28"/>
    </w:rPr>
  </w:style>
  <w:style w:type="paragraph" w:styleId="Heading4">
    <w:name w:val="heading 4"/>
    <w:basedOn w:val="Normal"/>
    <w:next w:val="Normal"/>
    <w:link w:val="Heading4Char"/>
    <w:uiPriority w:val="9"/>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570584"/>
    <w:pPr>
      <w:spacing w:after="0" w:line="240" w:lineRule="auto"/>
      <w:contextualSpacing/>
    </w:pPr>
    <w:rPr>
      <w:rFonts w:asciiTheme="majorHAnsi" w:eastAsiaTheme="majorEastAsia" w:hAnsiTheme="majorHAnsi" w:cstheme="majorBidi"/>
      <w:sz w:val="40"/>
      <w:szCs w:val="56"/>
    </w:rPr>
  </w:style>
  <w:style w:type="character" w:customStyle="1" w:styleId="TitleChar">
    <w:name w:val="Title Char"/>
    <w:basedOn w:val="DefaultParagraphFont"/>
    <w:link w:val="Title"/>
    <w:uiPriority w:val="1"/>
    <w:rsid w:val="00570584"/>
    <w:rPr>
      <w:rFonts w:asciiTheme="majorHAnsi" w:eastAsiaTheme="majorEastAsia" w:hAnsiTheme="majorHAnsi" w:cstheme="majorBidi"/>
      <w:sz w:val="40"/>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D3593A"/>
    <w:rPr>
      <w:rFonts w:asciiTheme="majorHAnsi" w:eastAsiaTheme="majorEastAsia" w:hAnsiTheme="majorHAnsi" w:cstheme="majorBidi"/>
      <w:b/>
      <w:bCs/>
      <w:smallCaps/>
      <w:sz w:val="36"/>
      <w:szCs w:val="36"/>
    </w:rPr>
  </w:style>
  <w:style w:type="character" w:customStyle="1" w:styleId="Heading2Char">
    <w:name w:val="Heading 2 Char"/>
    <w:basedOn w:val="DefaultParagraphFont"/>
    <w:link w:val="Heading2"/>
    <w:uiPriority w:val="9"/>
    <w:rsid w:val="00146B76"/>
    <w:rPr>
      <w:rFonts w:ascii="Cambria" w:eastAsiaTheme="majorEastAsia" w:hAnsi="Cambria" w:cstheme="majorBidi"/>
      <w:b/>
      <w:bCs/>
      <w:smallCaps/>
      <w:sz w:val="28"/>
      <w:szCs w:val="28"/>
      <w:shd w:val="pct12" w:color="auto" w:fill="auto"/>
    </w:rPr>
  </w:style>
  <w:style w:type="character" w:customStyle="1" w:styleId="Heading3Char">
    <w:name w:val="Heading 3 Char"/>
    <w:basedOn w:val="DefaultParagraphFont"/>
    <w:link w:val="Heading3"/>
    <w:uiPriority w:val="9"/>
    <w:rsid w:val="00570584"/>
    <w:rPr>
      <w:rFonts w:ascii="Cambria" w:eastAsiaTheme="majorEastAsia" w:hAnsi="Cambria" w:cstheme="majorBidi"/>
      <w:bCs/>
      <w:sz w:val="28"/>
    </w:rPr>
  </w:style>
  <w:style w:type="character" w:customStyle="1" w:styleId="Heading4Char">
    <w:name w:val="Heading 4 Char"/>
    <w:basedOn w:val="DefaultParagraphFont"/>
    <w:link w:val="Heading4"/>
    <w:uiPriority w:val="9"/>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paragraph" w:styleId="NormalWeb">
    <w:name w:val="Normal (Web)"/>
    <w:basedOn w:val="Normal"/>
    <w:uiPriority w:val="99"/>
    <w:semiHidden/>
    <w:unhideWhenUsed/>
    <w:rsid w:val="005D2C1C"/>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ListParagraph">
    <w:name w:val="List Paragraph"/>
    <w:basedOn w:val="Normal"/>
    <w:uiPriority w:val="34"/>
    <w:unhideWhenUsed/>
    <w:qFormat/>
    <w:rsid w:val="004B4184"/>
    <w:pPr>
      <w:ind w:left="720"/>
      <w:contextualSpacing/>
    </w:pPr>
  </w:style>
  <w:style w:type="character" w:styleId="Strong">
    <w:name w:val="Strong"/>
    <w:basedOn w:val="DefaultParagraphFont"/>
    <w:uiPriority w:val="22"/>
    <w:qFormat/>
    <w:rsid w:val="001E3CE0"/>
    <w:rPr>
      <w:b/>
      <w:bCs/>
    </w:rPr>
  </w:style>
  <w:style w:type="paragraph" w:styleId="Revision">
    <w:name w:val="Revision"/>
    <w:hidden/>
    <w:uiPriority w:val="99"/>
    <w:semiHidden/>
    <w:rsid w:val="00A74FFB"/>
    <w:pPr>
      <w:spacing w:after="0" w:line="240" w:lineRule="auto"/>
    </w:pPr>
    <w:rPr>
      <w:rFonts w:ascii="Cambria" w:hAnsi="Cambria"/>
    </w:rPr>
  </w:style>
  <w:style w:type="paragraph" w:customStyle="1" w:styleId="Comment">
    <w:name w:val="Comment"/>
    <w:basedOn w:val="Normal"/>
    <w:autoRedefine/>
    <w:qFormat/>
    <w:rsid w:val="00BB23CD"/>
    <w:pPr>
      <w:pBdr>
        <w:left w:val="single" w:sz="24" w:space="4" w:color="BFBFBF" w:themeColor="background1" w:themeShade="BF"/>
      </w:pBdr>
      <w:spacing w:before="120" w:after="120" w:line="300" w:lineRule="exact"/>
      <w:ind w:left="-432"/>
      <w:contextualSpacing/>
    </w:pPr>
    <w:rPr>
      <w:i/>
      <w:sz w:val="24"/>
    </w:rPr>
  </w:style>
  <w:style w:type="character" w:styleId="Emphasis">
    <w:name w:val="Emphasis"/>
    <w:basedOn w:val="DefaultParagraphFont"/>
    <w:uiPriority w:val="20"/>
    <w:qFormat/>
    <w:rsid w:val="00D36059"/>
    <w:rPr>
      <w:i/>
      <w:iCs/>
    </w:rPr>
  </w:style>
  <w:style w:type="paragraph" w:customStyle="1" w:styleId="Interview">
    <w:name w:val="Interview"/>
    <w:basedOn w:val="Normal"/>
    <w:qFormat/>
    <w:rsid w:val="00973132"/>
    <w:pPr>
      <w:pBdr>
        <w:left w:val="single" w:sz="24" w:space="4" w:color="D9D9D9" w:themeColor="background1" w:themeShade="D9"/>
      </w:pBdr>
      <w:spacing w:line="240" w:lineRule="exact"/>
      <w:ind w:left="-288"/>
    </w:pPr>
    <w:rPr>
      <w:b/>
      <w:sz w:val="20"/>
    </w:rPr>
  </w:style>
  <w:style w:type="character" w:styleId="FootnoteReference">
    <w:name w:val="footnote reference"/>
    <w:basedOn w:val="DefaultParagraphFont"/>
    <w:uiPriority w:val="99"/>
    <w:semiHidden/>
    <w:unhideWhenUsed/>
    <w:rsid w:val="004859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50648">
      <w:bodyDiv w:val="1"/>
      <w:marLeft w:val="0"/>
      <w:marRight w:val="0"/>
      <w:marTop w:val="0"/>
      <w:marBottom w:val="0"/>
      <w:divBdr>
        <w:top w:val="none" w:sz="0" w:space="0" w:color="auto"/>
        <w:left w:val="none" w:sz="0" w:space="0" w:color="auto"/>
        <w:bottom w:val="none" w:sz="0" w:space="0" w:color="auto"/>
        <w:right w:val="none" w:sz="0" w:space="0" w:color="auto"/>
      </w:divBdr>
    </w:div>
    <w:div w:id="19745463">
      <w:bodyDiv w:val="1"/>
      <w:marLeft w:val="0"/>
      <w:marRight w:val="0"/>
      <w:marTop w:val="0"/>
      <w:marBottom w:val="0"/>
      <w:divBdr>
        <w:top w:val="none" w:sz="0" w:space="0" w:color="auto"/>
        <w:left w:val="none" w:sz="0" w:space="0" w:color="auto"/>
        <w:bottom w:val="none" w:sz="0" w:space="0" w:color="auto"/>
        <w:right w:val="none" w:sz="0" w:space="0" w:color="auto"/>
      </w:divBdr>
    </w:div>
    <w:div w:id="133522347">
      <w:bodyDiv w:val="1"/>
      <w:marLeft w:val="0"/>
      <w:marRight w:val="0"/>
      <w:marTop w:val="0"/>
      <w:marBottom w:val="0"/>
      <w:divBdr>
        <w:top w:val="none" w:sz="0" w:space="0" w:color="auto"/>
        <w:left w:val="none" w:sz="0" w:space="0" w:color="auto"/>
        <w:bottom w:val="none" w:sz="0" w:space="0" w:color="auto"/>
        <w:right w:val="none" w:sz="0" w:space="0" w:color="auto"/>
      </w:divBdr>
    </w:div>
    <w:div w:id="192153146">
      <w:bodyDiv w:val="1"/>
      <w:marLeft w:val="0"/>
      <w:marRight w:val="0"/>
      <w:marTop w:val="0"/>
      <w:marBottom w:val="0"/>
      <w:divBdr>
        <w:top w:val="none" w:sz="0" w:space="0" w:color="auto"/>
        <w:left w:val="none" w:sz="0" w:space="0" w:color="auto"/>
        <w:bottom w:val="none" w:sz="0" w:space="0" w:color="auto"/>
        <w:right w:val="none" w:sz="0" w:space="0" w:color="auto"/>
      </w:divBdr>
    </w:div>
    <w:div w:id="192379024">
      <w:bodyDiv w:val="1"/>
      <w:marLeft w:val="0"/>
      <w:marRight w:val="0"/>
      <w:marTop w:val="0"/>
      <w:marBottom w:val="0"/>
      <w:divBdr>
        <w:top w:val="none" w:sz="0" w:space="0" w:color="auto"/>
        <w:left w:val="none" w:sz="0" w:space="0" w:color="auto"/>
        <w:bottom w:val="none" w:sz="0" w:space="0" w:color="auto"/>
        <w:right w:val="none" w:sz="0" w:space="0" w:color="auto"/>
      </w:divBdr>
      <w:divsChild>
        <w:div w:id="265695755">
          <w:marLeft w:val="0"/>
          <w:marRight w:val="0"/>
          <w:marTop w:val="0"/>
          <w:marBottom w:val="0"/>
          <w:divBdr>
            <w:top w:val="none" w:sz="0" w:space="0" w:color="auto"/>
            <w:left w:val="none" w:sz="0" w:space="0" w:color="auto"/>
            <w:bottom w:val="none" w:sz="0" w:space="0" w:color="auto"/>
            <w:right w:val="none" w:sz="0" w:space="0" w:color="auto"/>
          </w:divBdr>
        </w:div>
        <w:div w:id="607202008">
          <w:marLeft w:val="0"/>
          <w:marRight w:val="0"/>
          <w:marTop w:val="0"/>
          <w:marBottom w:val="0"/>
          <w:divBdr>
            <w:top w:val="none" w:sz="0" w:space="0" w:color="auto"/>
            <w:left w:val="none" w:sz="0" w:space="0" w:color="auto"/>
            <w:bottom w:val="none" w:sz="0" w:space="0" w:color="auto"/>
            <w:right w:val="none" w:sz="0" w:space="0" w:color="auto"/>
          </w:divBdr>
        </w:div>
        <w:div w:id="770511374">
          <w:marLeft w:val="0"/>
          <w:marRight w:val="0"/>
          <w:marTop w:val="0"/>
          <w:marBottom w:val="0"/>
          <w:divBdr>
            <w:top w:val="none" w:sz="0" w:space="0" w:color="auto"/>
            <w:left w:val="none" w:sz="0" w:space="0" w:color="auto"/>
            <w:bottom w:val="none" w:sz="0" w:space="0" w:color="auto"/>
            <w:right w:val="none" w:sz="0" w:space="0" w:color="auto"/>
          </w:divBdr>
        </w:div>
        <w:div w:id="867067507">
          <w:marLeft w:val="0"/>
          <w:marRight w:val="0"/>
          <w:marTop w:val="0"/>
          <w:marBottom w:val="0"/>
          <w:divBdr>
            <w:top w:val="none" w:sz="0" w:space="0" w:color="auto"/>
            <w:left w:val="none" w:sz="0" w:space="0" w:color="auto"/>
            <w:bottom w:val="none" w:sz="0" w:space="0" w:color="auto"/>
            <w:right w:val="none" w:sz="0" w:space="0" w:color="auto"/>
          </w:divBdr>
        </w:div>
        <w:div w:id="951858687">
          <w:marLeft w:val="0"/>
          <w:marRight w:val="0"/>
          <w:marTop w:val="0"/>
          <w:marBottom w:val="0"/>
          <w:divBdr>
            <w:top w:val="none" w:sz="0" w:space="0" w:color="auto"/>
            <w:left w:val="none" w:sz="0" w:space="0" w:color="auto"/>
            <w:bottom w:val="none" w:sz="0" w:space="0" w:color="auto"/>
            <w:right w:val="none" w:sz="0" w:space="0" w:color="auto"/>
          </w:divBdr>
        </w:div>
        <w:div w:id="1050619342">
          <w:marLeft w:val="0"/>
          <w:marRight w:val="0"/>
          <w:marTop w:val="0"/>
          <w:marBottom w:val="0"/>
          <w:divBdr>
            <w:top w:val="none" w:sz="0" w:space="0" w:color="auto"/>
            <w:left w:val="none" w:sz="0" w:space="0" w:color="auto"/>
            <w:bottom w:val="none" w:sz="0" w:space="0" w:color="auto"/>
            <w:right w:val="none" w:sz="0" w:space="0" w:color="auto"/>
          </w:divBdr>
        </w:div>
        <w:div w:id="1088387065">
          <w:marLeft w:val="0"/>
          <w:marRight w:val="0"/>
          <w:marTop w:val="0"/>
          <w:marBottom w:val="0"/>
          <w:divBdr>
            <w:top w:val="none" w:sz="0" w:space="0" w:color="auto"/>
            <w:left w:val="none" w:sz="0" w:space="0" w:color="auto"/>
            <w:bottom w:val="none" w:sz="0" w:space="0" w:color="auto"/>
            <w:right w:val="none" w:sz="0" w:space="0" w:color="auto"/>
          </w:divBdr>
        </w:div>
        <w:div w:id="1458262039">
          <w:marLeft w:val="0"/>
          <w:marRight w:val="0"/>
          <w:marTop w:val="0"/>
          <w:marBottom w:val="0"/>
          <w:divBdr>
            <w:top w:val="none" w:sz="0" w:space="0" w:color="auto"/>
            <w:left w:val="none" w:sz="0" w:space="0" w:color="auto"/>
            <w:bottom w:val="none" w:sz="0" w:space="0" w:color="auto"/>
            <w:right w:val="none" w:sz="0" w:space="0" w:color="auto"/>
          </w:divBdr>
        </w:div>
        <w:div w:id="1650787311">
          <w:marLeft w:val="0"/>
          <w:marRight w:val="0"/>
          <w:marTop w:val="0"/>
          <w:marBottom w:val="0"/>
          <w:divBdr>
            <w:top w:val="none" w:sz="0" w:space="0" w:color="auto"/>
            <w:left w:val="none" w:sz="0" w:space="0" w:color="auto"/>
            <w:bottom w:val="none" w:sz="0" w:space="0" w:color="auto"/>
            <w:right w:val="none" w:sz="0" w:space="0" w:color="auto"/>
          </w:divBdr>
        </w:div>
        <w:div w:id="1764064951">
          <w:marLeft w:val="0"/>
          <w:marRight w:val="0"/>
          <w:marTop w:val="0"/>
          <w:marBottom w:val="0"/>
          <w:divBdr>
            <w:top w:val="none" w:sz="0" w:space="0" w:color="auto"/>
            <w:left w:val="none" w:sz="0" w:space="0" w:color="auto"/>
            <w:bottom w:val="none" w:sz="0" w:space="0" w:color="auto"/>
            <w:right w:val="none" w:sz="0" w:space="0" w:color="auto"/>
          </w:divBdr>
        </w:div>
        <w:div w:id="1824815270">
          <w:marLeft w:val="0"/>
          <w:marRight w:val="0"/>
          <w:marTop w:val="0"/>
          <w:marBottom w:val="0"/>
          <w:divBdr>
            <w:top w:val="none" w:sz="0" w:space="0" w:color="auto"/>
            <w:left w:val="none" w:sz="0" w:space="0" w:color="auto"/>
            <w:bottom w:val="none" w:sz="0" w:space="0" w:color="auto"/>
            <w:right w:val="none" w:sz="0" w:space="0" w:color="auto"/>
          </w:divBdr>
        </w:div>
        <w:div w:id="2022512413">
          <w:marLeft w:val="0"/>
          <w:marRight w:val="0"/>
          <w:marTop w:val="0"/>
          <w:marBottom w:val="0"/>
          <w:divBdr>
            <w:top w:val="none" w:sz="0" w:space="0" w:color="auto"/>
            <w:left w:val="none" w:sz="0" w:space="0" w:color="auto"/>
            <w:bottom w:val="none" w:sz="0" w:space="0" w:color="auto"/>
            <w:right w:val="none" w:sz="0" w:space="0" w:color="auto"/>
          </w:divBdr>
        </w:div>
      </w:divsChild>
    </w:div>
    <w:div w:id="372728480">
      <w:bodyDiv w:val="1"/>
      <w:marLeft w:val="0"/>
      <w:marRight w:val="0"/>
      <w:marTop w:val="0"/>
      <w:marBottom w:val="0"/>
      <w:divBdr>
        <w:top w:val="none" w:sz="0" w:space="0" w:color="auto"/>
        <w:left w:val="none" w:sz="0" w:space="0" w:color="auto"/>
        <w:bottom w:val="none" w:sz="0" w:space="0" w:color="auto"/>
        <w:right w:val="none" w:sz="0" w:space="0" w:color="auto"/>
      </w:divBdr>
    </w:div>
    <w:div w:id="484781160">
      <w:bodyDiv w:val="1"/>
      <w:marLeft w:val="0"/>
      <w:marRight w:val="0"/>
      <w:marTop w:val="0"/>
      <w:marBottom w:val="0"/>
      <w:divBdr>
        <w:top w:val="none" w:sz="0" w:space="0" w:color="auto"/>
        <w:left w:val="none" w:sz="0" w:space="0" w:color="auto"/>
        <w:bottom w:val="none" w:sz="0" w:space="0" w:color="auto"/>
        <w:right w:val="none" w:sz="0" w:space="0" w:color="auto"/>
      </w:divBdr>
      <w:divsChild>
        <w:div w:id="1833251807">
          <w:marLeft w:val="0"/>
          <w:marRight w:val="0"/>
          <w:marTop w:val="0"/>
          <w:marBottom w:val="0"/>
          <w:divBdr>
            <w:top w:val="none" w:sz="0" w:space="0" w:color="auto"/>
            <w:left w:val="none" w:sz="0" w:space="0" w:color="auto"/>
            <w:bottom w:val="none" w:sz="0" w:space="0" w:color="auto"/>
            <w:right w:val="none" w:sz="0" w:space="0" w:color="auto"/>
          </w:divBdr>
        </w:div>
        <w:div w:id="299455768">
          <w:marLeft w:val="0"/>
          <w:marRight w:val="0"/>
          <w:marTop w:val="0"/>
          <w:marBottom w:val="0"/>
          <w:divBdr>
            <w:top w:val="none" w:sz="0" w:space="0" w:color="auto"/>
            <w:left w:val="none" w:sz="0" w:space="0" w:color="auto"/>
            <w:bottom w:val="none" w:sz="0" w:space="0" w:color="auto"/>
            <w:right w:val="none" w:sz="0" w:space="0" w:color="auto"/>
          </w:divBdr>
        </w:div>
        <w:div w:id="283580199">
          <w:marLeft w:val="0"/>
          <w:marRight w:val="0"/>
          <w:marTop w:val="0"/>
          <w:marBottom w:val="0"/>
          <w:divBdr>
            <w:top w:val="none" w:sz="0" w:space="0" w:color="auto"/>
            <w:left w:val="none" w:sz="0" w:space="0" w:color="auto"/>
            <w:bottom w:val="none" w:sz="0" w:space="0" w:color="auto"/>
            <w:right w:val="none" w:sz="0" w:space="0" w:color="auto"/>
          </w:divBdr>
        </w:div>
        <w:div w:id="964848420">
          <w:marLeft w:val="0"/>
          <w:marRight w:val="0"/>
          <w:marTop w:val="0"/>
          <w:marBottom w:val="0"/>
          <w:divBdr>
            <w:top w:val="none" w:sz="0" w:space="0" w:color="auto"/>
            <w:left w:val="none" w:sz="0" w:space="0" w:color="auto"/>
            <w:bottom w:val="none" w:sz="0" w:space="0" w:color="auto"/>
            <w:right w:val="none" w:sz="0" w:space="0" w:color="auto"/>
          </w:divBdr>
        </w:div>
        <w:div w:id="1535802582">
          <w:marLeft w:val="0"/>
          <w:marRight w:val="0"/>
          <w:marTop w:val="0"/>
          <w:marBottom w:val="0"/>
          <w:divBdr>
            <w:top w:val="none" w:sz="0" w:space="0" w:color="auto"/>
            <w:left w:val="none" w:sz="0" w:space="0" w:color="auto"/>
            <w:bottom w:val="none" w:sz="0" w:space="0" w:color="auto"/>
            <w:right w:val="none" w:sz="0" w:space="0" w:color="auto"/>
          </w:divBdr>
        </w:div>
        <w:div w:id="1212687927">
          <w:marLeft w:val="0"/>
          <w:marRight w:val="0"/>
          <w:marTop w:val="0"/>
          <w:marBottom w:val="0"/>
          <w:divBdr>
            <w:top w:val="none" w:sz="0" w:space="0" w:color="auto"/>
            <w:left w:val="none" w:sz="0" w:space="0" w:color="auto"/>
            <w:bottom w:val="none" w:sz="0" w:space="0" w:color="auto"/>
            <w:right w:val="none" w:sz="0" w:space="0" w:color="auto"/>
          </w:divBdr>
        </w:div>
        <w:div w:id="842280493">
          <w:marLeft w:val="0"/>
          <w:marRight w:val="0"/>
          <w:marTop w:val="0"/>
          <w:marBottom w:val="0"/>
          <w:divBdr>
            <w:top w:val="none" w:sz="0" w:space="0" w:color="auto"/>
            <w:left w:val="none" w:sz="0" w:space="0" w:color="auto"/>
            <w:bottom w:val="none" w:sz="0" w:space="0" w:color="auto"/>
            <w:right w:val="none" w:sz="0" w:space="0" w:color="auto"/>
          </w:divBdr>
        </w:div>
        <w:div w:id="278297798">
          <w:marLeft w:val="0"/>
          <w:marRight w:val="0"/>
          <w:marTop w:val="0"/>
          <w:marBottom w:val="0"/>
          <w:divBdr>
            <w:top w:val="none" w:sz="0" w:space="0" w:color="auto"/>
            <w:left w:val="none" w:sz="0" w:space="0" w:color="auto"/>
            <w:bottom w:val="none" w:sz="0" w:space="0" w:color="auto"/>
            <w:right w:val="none" w:sz="0" w:space="0" w:color="auto"/>
          </w:divBdr>
        </w:div>
        <w:div w:id="1868375163">
          <w:marLeft w:val="0"/>
          <w:marRight w:val="0"/>
          <w:marTop w:val="0"/>
          <w:marBottom w:val="0"/>
          <w:divBdr>
            <w:top w:val="none" w:sz="0" w:space="0" w:color="auto"/>
            <w:left w:val="none" w:sz="0" w:space="0" w:color="auto"/>
            <w:bottom w:val="none" w:sz="0" w:space="0" w:color="auto"/>
            <w:right w:val="none" w:sz="0" w:space="0" w:color="auto"/>
          </w:divBdr>
        </w:div>
      </w:divsChild>
    </w:div>
    <w:div w:id="523635080">
      <w:bodyDiv w:val="1"/>
      <w:marLeft w:val="0"/>
      <w:marRight w:val="0"/>
      <w:marTop w:val="0"/>
      <w:marBottom w:val="0"/>
      <w:divBdr>
        <w:top w:val="none" w:sz="0" w:space="0" w:color="auto"/>
        <w:left w:val="none" w:sz="0" w:space="0" w:color="auto"/>
        <w:bottom w:val="none" w:sz="0" w:space="0" w:color="auto"/>
        <w:right w:val="none" w:sz="0" w:space="0" w:color="auto"/>
      </w:divBdr>
      <w:divsChild>
        <w:div w:id="960039106">
          <w:marLeft w:val="0"/>
          <w:marRight w:val="0"/>
          <w:marTop w:val="0"/>
          <w:marBottom w:val="0"/>
          <w:divBdr>
            <w:top w:val="none" w:sz="0" w:space="0" w:color="auto"/>
            <w:left w:val="none" w:sz="0" w:space="0" w:color="auto"/>
            <w:bottom w:val="none" w:sz="0" w:space="0" w:color="auto"/>
            <w:right w:val="none" w:sz="0" w:space="0" w:color="auto"/>
          </w:divBdr>
        </w:div>
        <w:div w:id="232664148">
          <w:marLeft w:val="0"/>
          <w:marRight w:val="0"/>
          <w:marTop w:val="0"/>
          <w:marBottom w:val="0"/>
          <w:divBdr>
            <w:top w:val="none" w:sz="0" w:space="0" w:color="auto"/>
            <w:left w:val="none" w:sz="0" w:space="0" w:color="auto"/>
            <w:bottom w:val="none" w:sz="0" w:space="0" w:color="auto"/>
            <w:right w:val="none" w:sz="0" w:space="0" w:color="auto"/>
          </w:divBdr>
        </w:div>
        <w:div w:id="382565653">
          <w:marLeft w:val="0"/>
          <w:marRight w:val="0"/>
          <w:marTop w:val="0"/>
          <w:marBottom w:val="0"/>
          <w:divBdr>
            <w:top w:val="none" w:sz="0" w:space="0" w:color="auto"/>
            <w:left w:val="none" w:sz="0" w:space="0" w:color="auto"/>
            <w:bottom w:val="none" w:sz="0" w:space="0" w:color="auto"/>
            <w:right w:val="none" w:sz="0" w:space="0" w:color="auto"/>
          </w:divBdr>
        </w:div>
        <w:div w:id="1023508302">
          <w:marLeft w:val="0"/>
          <w:marRight w:val="0"/>
          <w:marTop w:val="0"/>
          <w:marBottom w:val="0"/>
          <w:divBdr>
            <w:top w:val="none" w:sz="0" w:space="0" w:color="auto"/>
            <w:left w:val="none" w:sz="0" w:space="0" w:color="auto"/>
            <w:bottom w:val="none" w:sz="0" w:space="0" w:color="auto"/>
            <w:right w:val="none" w:sz="0" w:space="0" w:color="auto"/>
          </w:divBdr>
        </w:div>
        <w:div w:id="138502234">
          <w:marLeft w:val="0"/>
          <w:marRight w:val="0"/>
          <w:marTop w:val="0"/>
          <w:marBottom w:val="0"/>
          <w:divBdr>
            <w:top w:val="none" w:sz="0" w:space="0" w:color="auto"/>
            <w:left w:val="none" w:sz="0" w:space="0" w:color="auto"/>
            <w:bottom w:val="none" w:sz="0" w:space="0" w:color="auto"/>
            <w:right w:val="none" w:sz="0" w:space="0" w:color="auto"/>
          </w:divBdr>
        </w:div>
        <w:div w:id="36469560">
          <w:marLeft w:val="0"/>
          <w:marRight w:val="0"/>
          <w:marTop w:val="0"/>
          <w:marBottom w:val="0"/>
          <w:divBdr>
            <w:top w:val="none" w:sz="0" w:space="0" w:color="auto"/>
            <w:left w:val="none" w:sz="0" w:space="0" w:color="auto"/>
            <w:bottom w:val="none" w:sz="0" w:space="0" w:color="auto"/>
            <w:right w:val="none" w:sz="0" w:space="0" w:color="auto"/>
          </w:divBdr>
        </w:div>
        <w:div w:id="1047489468">
          <w:marLeft w:val="0"/>
          <w:marRight w:val="0"/>
          <w:marTop w:val="0"/>
          <w:marBottom w:val="0"/>
          <w:divBdr>
            <w:top w:val="none" w:sz="0" w:space="0" w:color="auto"/>
            <w:left w:val="none" w:sz="0" w:space="0" w:color="auto"/>
            <w:bottom w:val="none" w:sz="0" w:space="0" w:color="auto"/>
            <w:right w:val="none" w:sz="0" w:space="0" w:color="auto"/>
          </w:divBdr>
        </w:div>
        <w:div w:id="1174565072">
          <w:marLeft w:val="0"/>
          <w:marRight w:val="0"/>
          <w:marTop w:val="0"/>
          <w:marBottom w:val="0"/>
          <w:divBdr>
            <w:top w:val="none" w:sz="0" w:space="0" w:color="auto"/>
            <w:left w:val="none" w:sz="0" w:space="0" w:color="auto"/>
            <w:bottom w:val="none" w:sz="0" w:space="0" w:color="auto"/>
            <w:right w:val="none" w:sz="0" w:space="0" w:color="auto"/>
          </w:divBdr>
        </w:div>
        <w:div w:id="54935543">
          <w:marLeft w:val="0"/>
          <w:marRight w:val="0"/>
          <w:marTop w:val="0"/>
          <w:marBottom w:val="0"/>
          <w:divBdr>
            <w:top w:val="none" w:sz="0" w:space="0" w:color="auto"/>
            <w:left w:val="none" w:sz="0" w:space="0" w:color="auto"/>
            <w:bottom w:val="none" w:sz="0" w:space="0" w:color="auto"/>
            <w:right w:val="none" w:sz="0" w:space="0" w:color="auto"/>
          </w:divBdr>
        </w:div>
        <w:div w:id="1885169849">
          <w:marLeft w:val="0"/>
          <w:marRight w:val="0"/>
          <w:marTop w:val="0"/>
          <w:marBottom w:val="0"/>
          <w:divBdr>
            <w:top w:val="none" w:sz="0" w:space="0" w:color="auto"/>
            <w:left w:val="none" w:sz="0" w:space="0" w:color="auto"/>
            <w:bottom w:val="none" w:sz="0" w:space="0" w:color="auto"/>
            <w:right w:val="none" w:sz="0" w:space="0" w:color="auto"/>
          </w:divBdr>
        </w:div>
        <w:div w:id="458911944">
          <w:marLeft w:val="0"/>
          <w:marRight w:val="0"/>
          <w:marTop w:val="0"/>
          <w:marBottom w:val="0"/>
          <w:divBdr>
            <w:top w:val="none" w:sz="0" w:space="0" w:color="auto"/>
            <w:left w:val="none" w:sz="0" w:space="0" w:color="auto"/>
            <w:bottom w:val="none" w:sz="0" w:space="0" w:color="auto"/>
            <w:right w:val="none" w:sz="0" w:space="0" w:color="auto"/>
          </w:divBdr>
        </w:div>
        <w:div w:id="1517037512">
          <w:marLeft w:val="0"/>
          <w:marRight w:val="0"/>
          <w:marTop w:val="0"/>
          <w:marBottom w:val="0"/>
          <w:divBdr>
            <w:top w:val="none" w:sz="0" w:space="0" w:color="auto"/>
            <w:left w:val="none" w:sz="0" w:space="0" w:color="auto"/>
            <w:bottom w:val="none" w:sz="0" w:space="0" w:color="auto"/>
            <w:right w:val="none" w:sz="0" w:space="0" w:color="auto"/>
          </w:divBdr>
        </w:div>
        <w:div w:id="886919434">
          <w:marLeft w:val="0"/>
          <w:marRight w:val="0"/>
          <w:marTop w:val="0"/>
          <w:marBottom w:val="0"/>
          <w:divBdr>
            <w:top w:val="none" w:sz="0" w:space="0" w:color="auto"/>
            <w:left w:val="none" w:sz="0" w:space="0" w:color="auto"/>
            <w:bottom w:val="none" w:sz="0" w:space="0" w:color="auto"/>
            <w:right w:val="none" w:sz="0" w:space="0" w:color="auto"/>
          </w:divBdr>
        </w:div>
        <w:div w:id="2063871160">
          <w:marLeft w:val="0"/>
          <w:marRight w:val="0"/>
          <w:marTop w:val="0"/>
          <w:marBottom w:val="0"/>
          <w:divBdr>
            <w:top w:val="none" w:sz="0" w:space="0" w:color="auto"/>
            <w:left w:val="none" w:sz="0" w:space="0" w:color="auto"/>
            <w:bottom w:val="none" w:sz="0" w:space="0" w:color="auto"/>
            <w:right w:val="none" w:sz="0" w:space="0" w:color="auto"/>
          </w:divBdr>
        </w:div>
        <w:div w:id="925990534">
          <w:marLeft w:val="0"/>
          <w:marRight w:val="0"/>
          <w:marTop w:val="0"/>
          <w:marBottom w:val="0"/>
          <w:divBdr>
            <w:top w:val="none" w:sz="0" w:space="0" w:color="auto"/>
            <w:left w:val="none" w:sz="0" w:space="0" w:color="auto"/>
            <w:bottom w:val="none" w:sz="0" w:space="0" w:color="auto"/>
            <w:right w:val="none" w:sz="0" w:space="0" w:color="auto"/>
          </w:divBdr>
        </w:div>
        <w:div w:id="358432680">
          <w:marLeft w:val="0"/>
          <w:marRight w:val="0"/>
          <w:marTop w:val="0"/>
          <w:marBottom w:val="0"/>
          <w:divBdr>
            <w:top w:val="none" w:sz="0" w:space="0" w:color="auto"/>
            <w:left w:val="none" w:sz="0" w:space="0" w:color="auto"/>
            <w:bottom w:val="none" w:sz="0" w:space="0" w:color="auto"/>
            <w:right w:val="none" w:sz="0" w:space="0" w:color="auto"/>
          </w:divBdr>
        </w:div>
        <w:div w:id="472647832">
          <w:marLeft w:val="0"/>
          <w:marRight w:val="0"/>
          <w:marTop w:val="0"/>
          <w:marBottom w:val="0"/>
          <w:divBdr>
            <w:top w:val="none" w:sz="0" w:space="0" w:color="auto"/>
            <w:left w:val="none" w:sz="0" w:space="0" w:color="auto"/>
            <w:bottom w:val="none" w:sz="0" w:space="0" w:color="auto"/>
            <w:right w:val="none" w:sz="0" w:space="0" w:color="auto"/>
          </w:divBdr>
        </w:div>
        <w:div w:id="1241018616">
          <w:marLeft w:val="0"/>
          <w:marRight w:val="0"/>
          <w:marTop w:val="0"/>
          <w:marBottom w:val="0"/>
          <w:divBdr>
            <w:top w:val="none" w:sz="0" w:space="0" w:color="auto"/>
            <w:left w:val="none" w:sz="0" w:space="0" w:color="auto"/>
            <w:bottom w:val="none" w:sz="0" w:space="0" w:color="auto"/>
            <w:right w:val="none" w:sz="0" w:space="0" w:color="auto"/>
          </w:divBdr>
        </w:div>
        <w:div w:id="231474749">
          <w:marLeft w:val="0"/>
          <w:marRight w:val="0"/>
          <w:marTop w:val="0"/>
          <w:marBottom w:val="0"/>
          <w:divBdr>
            <w:top w:val="none" w:sz="0" w:space="0" w:color="auto"/>
            <w:left w:val="none" w:sz="0" w:space="0" w:color="auto"/>
            <w:bottom w:val="none" w:sz="0" w:space="0" w:color="auto"/>
            <w:right w:val="none" w:sz="0" w:space="0" w:color="auto"/>
          </w:divBdr>
        </w:div>
        <w:div w:id="1857186481">
          <w:marLeft w:val="0"/>
          <w:marRight w:val="0"/>
          <w:marTop w:val="0"/>
          <w:marBottom w:val="0"/>
          <w:divBdr>
            <w:top w:val="none" w:sz="0" w:space="0" w:color="auto"/>
            <w:left w:val="none" w:sz="0" w:space="0" w:color="auto"/>
            <w:bottom w:val="none" w:sz="0" w:space="0" w:color="auto"/>
            <w:right w:val="none" w:sz="0" w:space="0" w:color="auto"/>
          </w:divBdr>
        </w:div>
        <w:div w:id="487600539">
          <w:marLeft w:val="0"/>
          <w:marRight w:val="0"/>
          <w:marTop w:val="0"/>
          <w:marBottom w:val="0"/>
          <w:divBdr>
            <w:top w:val="none" w:sz="0" w:space="0" w:color="auto"/>
            <w:left w:val="none" w:sz="0" w:space="0" w:color="auto"/>
            <w:bottom w:val="none" w:sz="0" w:space="0" w:color="auto"/>
            <w:right w:val="none" w:sz="0" w:space="0" w:color="auto"/>
          </w:divBdr>
        </w:div>
        <w:div w:id="207883834">
          <w:marLeft w:val="0"/>
          <w:marRight w:val="0"/>
          <w:marTop w:val="0"/>
          <w:marBottom w:val="0"/>
          <w:divBdr>
            <w:top w:val="none" w:sz="0" w:space="0" w:color="auto"/>
            <w:left w:val="none" w:sz="0" w:space="0" w:color="auto"/>
            <w:bottom w:val="none" w:sz="0" w:space="0" w:color="auto"/>
            <w:right w:val="none" w:sz="0" w:space="0" w:color="auto"/>
          </w:divBdr>
        </w:div>
        <w:div w:id="1583488100">
          <w:marLeft w:val="0"/>
          <w:marRight w:val="0"/>
          <w:marTop w:val="0"/>
          <w:marBottom w:val="0"/>
          <w:divBdr>
            <w:top w:val="none" w:sz="0" w:space="0" w:color="auto"/>
            <w:left w:val="none" w:sz="0" w:space="0" w:color="auto"/>
            <w:bottom w:val="none" w:sz="0" w:space="0" w:color="auto"/>
            <w:right w:val="none" w:sz="0" w:space="0" w:color="auto"/>
          </w:divBdr>
        </w:div>
        <w:div w:id="919680138">
          <w:marLeft w:val="0"/>
          <w:marRight w:val="0"/>
          <w:marTop w:val="0"/>
          <w:marBottom w:val="0"/>
          <w:divBdr>
            <w:top w:val="none" w:sz="0" w:space="0" w:color="auto"/>
            <w:left w:val="none" w:sz="0" w:space="0" w:color="auto"/>
            <w:bottom w:val="none" w:sz="0" w:space="0" w:color="auto"/>
            <w:right w:val="none" w:sz="0" w:space="0" w:color="auto"/>
          </w:divBdr>
        </w:div>
        <w:div w:id="464542379">
          <w:marLeft w:val="0"/>
          <w:marRight w:val="0"/>
          <w:marTop w:val="0"/>
          <w:marBottom w:val="0"/>
          <w:divBdr>
            <w:top w:val="none" w:sz="0" w:space="0" w:color="auto"/>
            <w:left w:val="none" w:sz="0" w:space="0" w:color="auto"/>
            <w:bottom w:val="none" w:sz="0" w:space="0" w:color="auto"/>
            <w:right w:val="none" w:sz="0" w:space="0" w:color="auto"/>
          </w:divBdr>
        </w:div>
        <w:div w:id="2053843792">
          <w:marLeft w:val="0"/>
          <w:marRight w:val="0"/>
          <w:marTop w:val="0"/>
          <w:marBottom w:val="0"/>
          <w:divBdr>
            <w:top w:val="none" w:sz="0" w:space="0" w:color="auto"/>
            <w:left w:val="none" w:sz="0" w:space="0" w:color="auto"/>
            <w:bottom w:val="none" w:sz="0" w:space="0" w:color="auto"/>
            <w:right w:val="none" w:sz="0" w:space="0" w:color="auto"/>
          </w:divBdr>
        </w:div>
        <w:div w:id="834957437">
          <w:marLeft w:val="0"/>
          <w:marRight w:val="0"/>
          <w:marTop w:val="0"/>
          <w:marBottom w:val="0"/>
          <w:divBdr>
            <w:top w:val="none" w:sz="0" w:space="0" w:color="auto"/>
            <w:left w:val="none" w:sz="0" w:space="0" w:color="auto"/>
            <w:bottom w:val="none" w:sz="0" w:space="0" w:color="auto"/>
            <w:right w:val="none" w:sz="0" w:space="0" w:color="auto"/>
          </w:divBdr>
        </w:div>
      </w:divsChild>
    </w:div>
    <w:div w:id="680816540">
      <w:bodyDiv w:val="1"/>
      <w:marLeft w:val="0"/>
      <w:marRight w:val="0"/>
      <w:marTop w:val="0"/>
      <w:marBottom w:val="0"/>
      <w:divBdr>
        <w:top w:val="none" w:sz="0" w:space="0" w:color="auto"/>
        <w:left w:val="none" w:sz="0" w:space="0" w:color="auto"/>
        <w:bottom w:val="none" w:sz="0" w:space="0" w:color="auto"/>
        <w:right w:val="none" w:sz="0" w:space="0" w:color="auto"/>
      </w:divBdr>
    </w:div>
    <w:div w:id="718481677">
      <w:bodyDiv w:val="1"/>
      <w:marLeft w:val="0"/>
      <w:marRight w:val="0"/>
      <w:marTop w:val="0"/>
      <w:marBottom w:val="0"/>
      <w:divBdr>
        <w:top w:val="none" w:sz="0" w:space="0" w:color="auto"/>
        <w:left w:val="none" w:sz="0" w:space="0" w:color="auto"/>
        <w:bottom w:val="none" w:sz="0" w:space="0" w:color="auto"/>
        <w:right w:val="none" w:sz="0" w:space="0" w:color="auto"/>
      </w:divBdr>
    </w:div>
    <w:div w:id="862328715">
      <w:bodyDiv w:val="1"/>
      <w:marLeft w:val="0"/>
      <w:marRight w:val="0"/>
      <w:marTop w:val="0"/>
      <w:marBottom w:val="0"/>
      <w:divBdr>
        <w:top w:val="none" w:sz="0" w:space="0" w:color="auto"/>
        <w:left w:val="none" w:sz="0" w:space="0" w:color="auto"/>
        <w:bottom w:val="none" w:sz="0" w:space="0" w:color="auto"/>
        <w:right w:val="none" w:sz="0" w:space="0" w:color="auto"/>
      </w:divBdr>
    </w:div>
    <w:div w:id="886139520">
      <w:bodyDiv w:val="1"/>
      <w:marLeft w:val="0"/>
      <w:marRight w:val="0"/>
      <w:marTop w:val="0"/>
      <w:marBottom w:val="0"/>
      <w:divBdr>
        <w:top w:val="none" w:sz="0" w:space="0" w:color="auto"/>
        <w:left w:val="none" w:sz="0" w:space="0" w:color="auto"/>
        <w:bottom w:val="none" w:sz="0" w:space="0" w:color="auto"/>
        <w:right w:val="none" w:sz="0" w:space="0" w:color="auto"/>
      </w:divBdr>
    </w:div>
    <w:div w:id="961422862">
      <w:bodyDiv w:val="1"/>
      <w:marLeft w:val="0"/>
      <w:marRight w:val="0"/>
      <w:marTop w:val="0"/>
      <w:marBottom w:val="0"/>
      <w:divBdr>
        <w:top w:val="none" w:sz="0" w:space="0" w:color="auto"/>
        <w:left w:val="none" w:sz="0" w:space="0" w:color="auto"/>
        <w:bottom w:val="none" w:sz="0" w:space="0" w:color="auto"/>
        <w:right w:val="none" w:sz="0" w:space="0" w:color="auto"/>
      </w:divBdr>
    </w:div>
    <w:div w:id="1043603875">
      <w:bodyDiv w:val="1"/>
      <w:marLeft w:val="0"/>
      <w:marRight w:val="0"/>
      <w:marTop w:val="0"/>
      <w:marBottom w:val="0"/>
      <w:divBdr>
        <w:top w:val="none" w:sz="0" w:space="0" w:color="auto"/>
        <w:left w:val="none" w:sz="0" w:space="0" w:color="auto"/>
        <w:bottom w:val="none" w:sz="0" w:space="0" w:color="auto"/>
        <w:right w:val="none" w:sz="0" w:space="0" w:color="auto"/>
      </w:divBdr>
    </w:div>
    <w:div w:id="1094208937">
      <w:bodyDiv w:val="1"/>
      <w:marLeft w:val="0"/>
      <w:marRight w:val="0"/>
      <w:marTop w:val="0"/>
      <w:marBottom w:val="0"/>
      <w:divBdr>
        <w:top w:val="none" w:sz="0" w:space="0" w:color="auto"/>
        <w:left w:val="none" w:sz="0" w:space="0" w:color="auto"/>
        <w:bottom w:val="none" w:sz="0" w:space="0" w:color="auto"/>
        <w:right w:val="none" w:sz="0" w:space="0" w:color="auto"/>
      </w:divBdr>
      <w:divsChild>
        <w:div w:id="1441603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704039">
      <w:bodyDiv w:val="1"/>
      <w:marLeft w:val="0"/>
      <w:marRight w:val="0"/>
      <w:marTop w:val="0"/>
      <w:marBottom w:val="0"/>
      <w:divBdr>
        <w:top w:val="none" w:sz="0" w:space="0" w:color="auto"/>
        <w:left w:val="none" w:sz="0" w:space="0" w:color="auto"/>
        <w:bottom w:val="none" w:sz="0" w:space="0" w:color="auto"/>
        <w:right w:val="none" w:sz="0" w:space="0" w:color="auto"/>
      </w:divBdr>
    </w:div>
    <w:div w:id="1188523626">
      <w:bodyDiv w:val="1"/>
      <w:marLeft w:val="0"/>
      <w:marRight w:val="0"/>
      <w:marTop w:val="0"/>
      <w:marBottom w:val="0"/>
      <w:divBdr>
        <w:top w:val="none" w:sz="0" w:space="0" w:color="auto"/>
        <w:left w:val="none" w:sz="0" w:space="0" w:color="auto"/>
        <w:bottom w:val="none" w:sz="0" w:space="0" w:color="auto"/>
        <w:right w:val="none" w:sz="0" w:space="0" w:color="auto"/>
      </w:divBdr>
    </w:div>
    <w:div w:id="1539274995">
      <w:bodyDiv w:val="1"/>
      <w:marLeft w:val="0"/>
      <w:marRight w:val="0"/>
      <w:marTop w:val="0"/>
      <w:marBottom w:val="0"/>
      <w:divBdr>
        <w:top w:val="none" w:sz="0" w:space="0" w:color="auto"/>
        <w:left w:val="none" w:sz="0" w:space="0" w:color="auto"/>
        <w:bottom w:val="none" w:sz="0" w:space="0" w:color="auto"/>
        <w:right w:val="none" w:sz="0" w:space="0" w:color="auto"/>
      </w:divBdr>
    </w:div>
    <w:div w:id="1569656274">
      <w:bodyDiv w:val="1"/>
      <w:marLeft w:val="0"/>
      <w:marRight w:val="0"/>
      <w:marTop w:val="0"/>
      <w:marBottom w:val="0"/>
      <w:divBdr>
        <w:top w:val="none" w:sz="0" w:space="0" w:color="auto"/>
        <w:left w:val="none" w:sz="0" w:space="0" w:color="auto"/>
        <w:bottom w:val="none" w:sz="0" w:space="0" w:color="auto"/>
        <w:right w:val="none" w:sz="0" w:space="0" w:color="auto"/>
      </w:divBdr>
    </w:div>
    <w:div w:id="1570723688">
      <w:bodyDiv w:val="1"/>
      <w:marLeft w:val="0"/>
      <w:marRight w:val="0"/>
      <w:marTop w:val="0"/>
      <w:marBottom w:val="0"/>
      <w:divBdr>
        <w:top w:val="none" w:sz="0" w:space="0" w:color="auto"/>
        <w:left w:val="none" w:sz="0" w:space="0" w:color="auto"/>
        <w:bottom w:val="none" w:sz="0" w:space="0" w:color="auto"/>
        <w:right w:val="none" w:sz="0" w:space="0" w:color="auto"/>
      </w:divBdr>
    </w:div>
    <w:div w:id="1590121017">
      <w:bodyDiv w:val="1"/>
      <w:marLeft w:val="0"/>
      <w:marRight w:val="0"/>
      <w:marTop w:val="0"/>
      <w:marBottom w:val="0"/>
      <w:divBdr>
        <w:top w:val="none" w:sz="0" w:space="0" w:color="auto"/>
        <w:left w:val="none" w:sz="0" w:space="0" w:color="auto"/>
        <w:bottom w:val="none" w:sz="0" w:space="0" w:color="auto"/>
        <w:right w:val="none" w:sz="0" w:space="0" w:color="auto"/>
      </w:divBdr>
    </w:div>
    <w:div w:id="1635020253">
      <w:bodyDiv w:val="1"/>
      <w:marLeft w:val="0"/>
      <w:marRight w:val="0"/>
      <w:marTop w:val="0"/>
      <w:marBottom w:val="0"/>
      <w:divBdr>
        <w:top w:val="none" w:sz="0" w:space="0" w:color="auto"/>
        <w:left w:val="none" w:sz="0" w:space="0" w:color="auto"/>
        <w:bottom w:val="none" w:sz="0" w:space="0" w:color="auto"/>
        <w:right w:val="none" w:sz="0" w:space="0" w:color="auto"/>
      </w:divBdr>
      <w:divsChild>
        <w:div w:id="1962497659">
          <w:marLeft w:val="75"/>
          <w:marRight w:val="0"/>
          <w:marTop w:val="0"/>
          <w:marBottom w:val="0"/>
          <w:divBdr>
            <w:top w:val="none" w:sz="0" w:space="0" w:color="auto"/>
            <w:left w:val="none" w:sz="0" w:space="0" w:color="auto"/>
            <w:bottom w:val="none" w:sz="0" w:space="0" w:color="auto"/>
            <w:right w:val="none" w:sz="0" w:space="0" w:color="auto"/>
          </w:divBdr>
        </w:div>
      </w:divsChild>
    </w:div>
    <w:div w:id="1671103215">
      <w:bodyDiv w:val="1"/>
      <w:marLeft w:val="0"/>
      <w:marRight w:val="0"/>
      <w:marTop w:val="0"/>
      <w:marBottom w:val="0"/>
      <w:divBdr>
        <w:top w:val="none" w:sz="0" w:space="0" w:color="auto"/>
        <w:left w:val="none" w:sz="0" w:space="0" w:color="auto"/>
        <w:bottom w:val="none" w:sz="0" w:space="0" w:color="auto"/>
        <w:right w:val="none" w:sz="0" w:space="0" w:color="auto"/>
      </w:divBdr>
      <w:divsChild>
        <w:div w:id="592512012">
          <w:marLeft w:val="0"/>
          <w:marRight w:val="0"/>
          <w:marTop w:val="0"/>
          <w:marBottom w:val="0"/>
          <w:divBdr>
            <w:top w:val="none" w:sz="0" w:space="0" w:color="auto"/>
            <w:left w:val="none" w:sz="0" w:space="0" w:color="auto"/>
            <w:bottom w:val="none" w:sz="0" w:space="0" w:color="auto"/>
            <w:right w:val="none" w:sz="0" w:space="0" w:color="auto"/>
          </w:divBdr>
        </w:div>
        <w:div w:id="1551530407">
          <w:marLeft w:val="0"/>
          <w:marRight w:val="0"/>
          <w:marTop w:val="0"/>
          <w:marBottom w:val="0"/>
          <w:divBdr>
            <w:top w:val="none" w:sz="0" w:space="0" w:color="auto"/>
            <w:left w:val="none" w:sz="0" w:space="0" w:color="auto"/>
            <w:bottom w:val="none" w:sz="0" w:space="0" w:color="auto"/>
            <w:right w:val="none" w:sz="0" w:space="0" w:color="auto"/>
          </w:divBdr>
        </w:div>
        <w:div w:id="792284999">
          <w:marLeft w:val="0"/>
          <w:marRight w:val="0"/>
          <w:marTop w:val="0"/>
          <w:marBottom w:val="0"/>
          <w:divBdr>
            <w:top w:val="none" w:sz="0" w:space="0" w:color="auto"/>
            <w:left w:val="none" w:sz="0" w:space="0" w:color="auto"/>
            <w:bottom w:val="none" w:sz="0" w:space="0" w:color="auto"/>
            <w:right w:val="none" w:sz="0" w:space="0" w:color="auto"/>
          </w:divBdr>
        </w:div>
        <w:div w:id="2106880989">
          <w:marLeft w:val="0"/>
          <w:marRight w:val="0"/>
          <w:marTop w:val="0"/>
          <w:marBottom w:val="0"/>
          <w:divBdr>
            <w:top w:val="none" w:sz="0" w:space="0" w:color="auto"/>
            <w:left w:val="none" w:sz="0" w:space="0" w:color="auto"/>
            <w:bottom w:val="none" w:sz="0" w:space="0" w:color="auto"/>
            <w:right w:val="none" w:sz="0" w:space="0" w:color="auto"/>
          </w:divBdr>
        </w:div>
        <w:div w:id="247886697">
          <w:marLeft w:val="0"/>
          <w:marRight w:val="0"/>
          <w:marTop w:val="0"/>
          <w:marBottom w:val="0"/>
          <w:divBdr>
            <w:top w:val="none" w:sz="0" w:space="0" w:color="auto"/>
            <w:left w:val="none" w:sz="0" w:space="0" w:color="auto"/>
            <w:bottom w:val="none" w:sz="0" w:space="0" w:color="auto"/>
            <w:right w:val="none" w:sz="0" w:space="0" w:color="auto"/>
          </w:divBdr>
        </w:div>
        <w:div w:id="876815471">
          <w:marLeft w:val="0"/>
          <w:marRight w:val="0"/>
          <w:marTop w:val="0"/>
          <w:marBottom w:val="0"/>
          <w:divBdr>
            <w:top w:val="none" w:sz="0" w:space="0" w:color="auto"/>
            <w:left w:val="none" w:sz="0" w:space="0" w:color="auto"/>
            <w:bottom w:val="none" w:sz="0" w:space="0" w:color="auto"/>
            <w:right w:val="none" w:sz="0" w:space="0" w:color="auto"/>
          </w:divBdr>
        </w:div>
        <w:div w:id="1123034872">
          <w:marLeft w:val="0"/>
          <w:marRight w:val="0"/>
          <w:marTop w:val="0"/>
          <w:marBottom w:val="0"/>
          <w:divBdr>
            <w:top w:val="none" w:sz="0" w:space="0" w:color="auto"/>
            <w:left w:val="none" w:sz="0" w:space="0" w:color="auto"/>
            <w:bottom w:val="none" w:sz="0" w:space="0" w:color="auto"/>
            <w:right w:val="none" w:sz="0" w:space="0" w:color="auto"/>
          </w:divBdr>
        </w:div>
        <w:div w:id="201476959">
          <w:marLeft w:val="0"/>
          <w:marRight w:val="0"/>
          <w:marTop w:val="0"/>
          <w:marBottom w:val="0"/>
          <w:divBdr>
            <w:top w:val="none" w:sz="0" w:space="0" w:color="auto"/>
            <w:left w:val="none" w:sz="0" w:space="0" w:color="auto"/>
            <w:bottom w:val="none" w:sz="0" w:space="0" w:color="auto"/>
            <w:right w:val="none" w:sz="0" w:space="0" w:color="auto"/>
          </w:divBdr>
        </w:div>
        <w:div w:id="725832112">
          <w:marLeft w:val="0"/>
          <w:marRight w:val="0"/>
          <w:marTop w:val="0"/>
          <w:marBottom w:val="0"/>
          <w:divBdr>
            <w:top w:val="none" w:sz="0" w:space="0" w:color="auto"/>
            <w:left w:val="none" w:sz="0" w:space="0" w:color="auto"/>
            <w:bottom w:val="none" w:sz="0" w:space="0" w:color="auto"/>
            <w:right w:val="none" w:sz="0" w:space="0" w:color="auto"/>
          </w:divBdr>
        </w:div>
        <w:div w:id="2124566632">
          <w:marLeft w:val="0"/>
          <w:marRight w:val="0"/>
          <w:marTop w:val="0"/>
          <w:marBottom w:val="0"/>
          <w:divBdr>
            <w:top w:val="none" w:sz="0" w:space="0" w:color="auto"/>
            <w:left w:val="none" w:sz="0" w:space="0" w:color="auto"/>
            <w:bottom w:val="none" w:sz="0" w:space="0" w:color="auto"/>
            <w:right w:val="none" w:sz="0" w:space="0" w:color="auto"/>
          </w:divBdr>
        </w:div>
        <w:div w:id="1454906652">
          <w:marLeft w:val="0"/>
          <w:marRight w:val="0"/>
          <w:marTop w:val="0"/>
          <w:marBottom w:val="0"/>
          <w:divBdr>
            <w:top w:val="none" w:sz="0" w:space="0" w:color="auto"/>
            <w:left w:val="none" w:sz="0" w:space="0" w:color="auto"/>
            <w:bottom w:val="none" w:sz="0" w:space="0" w:color="auto"/>
            <w:right w:val="none" w:sz="0" w:space="0" w:color="auto"/>
          </w:divBdr>
        </w:div>
        <w:div w:id="1219319679">
          <w:marLeft w:val="0"/>
          <w:marRight w:val="0"/>
          <w:marTop w:val="0"/>
          <w:marBottom w:val="0"/>
          <w:divBdr>
            <w:top w:val="none" w:sz="0" w:space="0" w:color="auto"/>
            <w:left w:val="none" w:sz="0" w:space="0" w:color="auto"/>
            <w:bottom w:val="none" w:sz="0" w:space="0" w:color="auto"/>
            <w:right w:val="none" w:sz="0" w:space="0" w:color="auto"/>
          </w:divBdr>
        </w:div>
        <w:div w:id="1257636026">
          <w:marLeft w:val="0"/>
          <w:marRight w:val="0"/>
          <w:marTop w:val="0"/>
          <w:marBottom w:val="0"/>
          <w:divBdr>
            <w:top w:val="none" w:sz="0" w:space="0" w:color="auto"/>
            <w:left w:val="none" w:sz="0" w:space="0" w:color="auto"/>
            <w:bottom w:val="none" w:sz="0" w:space="0" w:color="auto"/>
            <w:right w:val="none" w:sz="0" w:space="0" w:color="auto"/>
          </w:divBdr>
        </w:div>
        <w:div w:id="1661227129">
          <w:marLeft w:val="0"/>
          <w:marRight w:val="0"/>
          <w:marTop w:val="0"/>
          <w:marBottom w:val="0"/>
          <w:divBdr>
            <w:top w:val="none" w:sz="0" w:space="0" w:color="auto"/>
            <w:left w:val="none" w:sz="0" w:space="0" w:color="auto"/>
            <w:bottom w:val="none" w:sz="0" w:space="0" w:color="auto"/>
            <w:right w:val="none" w:sz="0" w:space="0" w:color="auto"/>
          </w:divBdr>
        </w:div>
        <w:div w:id="1542474030">
          <w:marLeft w:val="0"/>
          <w:marRight w:val="0"/>
          <w:marTop w:val="0"/>
          <w:marBottom w:val="0"/>
          <w:divBdr>
            <w:top w:val="none" w:sz="0" w:space="0" w:color="auto"/>
            <w:left w:val="none" w:sz="0" w:space="0" w:color="auto"/>
            <w:bottom w:val="none" w:sz="0" w:space="0" w:color="auto"/>
            <w:right w:val="none" w:sz="0" w:space="0" w:color="auto"/>
          </w:divBdr>
        </w:div>
        <w:div w:id="39209062">
          <w:marLeft w:val="0"/>
          <w:marRight w:val="0"/>
          <w:marTop w:val="0"/>
          <w:marBottom w:val="0"/>
          <w:divBdr>
            <w:top w:val="none" w:sz="0" w:space="0" w:color="auto"/>
            <w:left w:val="none" w:sz="0" w:space="0" w:color="auto"/>
            <w:bottom w:val="none" w:sz="0" w:space="0" w:color="auto"/>
            <w:right w:val="none" w:sz="0" w:space="0" w:color="auto"/>
          </w:divBdr>
        </w:div>
        <w:div w:id="432434683">
          <w:marLeft w:val="0"/>
          <w:marRight w:val="0"/>
          <w:marTop w:val="0"/>
          <w:marBottom w:val="0"/>
          <w:divBdr>
            <w:top w:val="none" w:sz="0" w:space="0" w:color="auto"/>
            <w:left w:val="none" w:sz="0" w:space="0" w:color="auto"/>
            <w:bottom w:val="none" w:sz="0" w:space="0" w:color="auto"/>
            <w:right w:val="none" w:sz="0" w:space="0" w:color="auto"/>
          </w:divBdr>
        </w:div>
        <w:div w:id="1369453911">
          <w:marLeft w:val="0"/>
          <w:marRight w:val="0"/>
          <w:marTop w:val="0"/>
          <w:marBottom w:val="0"/>
          <w:divBdr>
            <w:top w:val="none" w:sz="0" w:space="0" w:color="auto"/>
            <w:left w:val="none" w:sz="0" w:space="0" w:color="auto"/>
            <w:bottom w:val="none" w:sz="0" w:space="0" w:color="auto"/>
            <w:right w:val="none" w:sz="0" w:space="0" w:color="auto"/>
          </w:divBdr>
        </w:div>
        <w:div w:id="1680813471">
          <w:marLeft w:val="0"/>
          <w:marRight w:val="0"/>
          <w:marTop w:val="0"/>
          <w:marBottom w:val="0"/>
          <w:divBdr>
            <w:top w:val="none" w:sz="0" w:space="0" w:color="auto"/>
            <w:left w:val="none" w:sz="0" w:space="0" w:color="auto"/>
            <w:bottom w:val="none" w:sz="0" w:space="0" w:color="auto"/>
            <w:right w:val="none" w:sz="0" w:space="0" w:color="auto"/>
          </w:divBdr>
        </w:div>
        <w:div w:id="800221727">
          <w:marLeft w:val="0"/>
          <w:marRight w:val="0"/>
          <w:marTop w:val="0"/>
          <w:marBottom w:val="0"/>
          <w:divBdr>
            <w:top w:val="none" w:sz="0" w:space="0" w:color="auto"/>
            <w:left w:val="none" w:sz="0" w:space="0" w:color="auto"/>
            <w:bottom w:val="none" w:sz="0" w:space="0" w:color="auto"/>
            <w:right w:val="none" w:sz="0" w:space="0" w:color="auto"/>
          </w:divBdr>
        </w:div>
        <w:div w:id="1331176064">
          <w:marLeft w:val="0"/>
          <w:marRight w:val="0"/>
          <w:marTop w:val="0"/>
          <w:marBottom w:val="0"/>
          <w:divBdr>
            <w:top w:val="none" w:sz="0" w:space="0" w:color="auto"/>
            <w:left w:val="none" w:sz="0" w:space="0" w:color="auto"/>
            <w:bottom w:val="none" w:sz="0" w:space="0" w:color="auto"/>
            <w:right w:val="none" w:sz="0" w:space="0" w:color="auto"/>
          </w:divBdr>
        </w:div>
        <w:div w:id="548956056">
          <w:marLeft w:val="0"/>
          <w:marRight w:val="0"/>
          <w:marTop w:val="0"/>
          <w:marBottom w:val="0"/>
          <w:divBdr>
            <w:top w:val="none" w:sz="0" w:space="0" w:color="auto"/>
            <w:left w:val="none" w:sz="0" w:space="0" w:color="auto"/>
            <w:bottom w:val="none" w:sz="0" w:space="0" w:color="auto"/>
            <w:right w:val="none" w:sz="0" w:space="0" w:color="auto"/>
          </w:divBdr>
        </w:div>
        <w:div w:id="1571888192">
          <w:marLeft w:val="0"/>
          <w:marRight w:val="0"/>
          <w:marTop w:val="0"/>
          <w:marBottom w:val="0"/>
          <w:divBdr>
            <w:top w:val="none" w:sz="0" w:space="0" w:color="auto"/>
            <w:left w:val="none" w:sz="0" w:space="0" w:color="auto"/>
            <w:bottom w:val="none" w:sz="0" w:space="0" w:color="auto"/>
            <w:right w:val="none" w:sz="0" w:space="0" w:color="auto"/>
          </w:divBdr>
        </w:div>
        <w:div w:id="1362391829">
          <w:marLeft w:val="0"/>
          <w:marRight w:val="0"/>
          <w:marTop w:val="0"/>
          <w:marBottom w:val="0"/>
          <w:divBdr>
            <w:top w:val="none" w:sz="0" w:space="0" w:color="auto"/>
            <w:left w:val="none" w:sz="0" w:space="0" w:color="auto"/>
            <w:bottom w:val="none" w:sz="0" w:space="0" w:color="auto"/>
            <w:right w:val="none" w:sz="0" w:space="0" w:color="auto"/>
          </w:divBdr>
        </w:div>
        <w:div w:id="485435361">
          <w:marLeft w:val="0"/>
          <w:marRight w:val="0"/>
          <w:marTop w:val="0"/>
          <w:marBottom w:val="0"/>
          <w:divBdr>
            <w:top w:val="none" w:sz="0" w:space="0" w:color="auto"/>
            <w:left w:val="none" w:sz="0" w:space="0" w:color="auto"/>
            <w:bottom w:val="none" w:sz="0" w:space="0" w:color="auto"/>
            <w:right w:val="none" w:sz="0" w:space="0" w:color="auto"/>
          </w:divBdr>
        </w:div>
        <w:div w:id="1870491790">
          <w:marLeft w:val="0"/>
          <w:marRight w:val="0"/>
          <w:marTop w:val="0"/>
          <w:marBottom w:val="0"/>
          <w:divBdr>
            <w:top w:val="none" w:sz="0" w:space="0" w:color="auto"/>
            <w:left w:val="none" w:sz="0" w:space="0" w:color="auto"/>
            <w:bottom w:val="none" w:sz="0" w:space="0" w:color="auto"/>
            <w:right w:val="none" w:sz="0" w:space="0" w:color="auto"/>
          </w:divBdr>
        </w:div>
        <w:div w:id="253589042">
          <w:marLeft w:val="0"/>
          <w:marRight w:val="0"/>
          <w:marTop w:val="0"/>
          <w:marBottom w:val="0"/>
          <w:divBdr>
            <w:top w:val="none" w:sz="0" w:space="0" w:color="auto"/>
            <w:left w:val="none" w:sz="0" w:space="0" w:color="auto"/>
            <w:bottom w:val="none" w:sz="0" w:space="0" w:color="auto"/>
            <w:right w:val="none" w:sz="0" w:space="0" w:color="auto"/>
          </w:divBdr>
        </w:div>
        <w:div w:id="2005621579">
          <w:marLeft w:val="0"/>
          <w:marRight w:val="0"/>
          <w:marTop w:val="0"/>
          <w:marBottom w:val="0"/>
          <w:divBdr>
            <w:top w:val="none" w:sz="0" w:space="0" w:color="auto"/>
            <w:left w:val="none" w:sz="0" w:space="0" w:color="auto"/>
            <w:bottom w:val="none" w:sz="0" w:space="0" w:color="auto"/>
            <w:right w:val="none" w:sz="0" w:space="0" w:color="auto"/>
          </w:divBdr>
        </w:div>
        <w:div w:id="1611401804">
          <w:marLeft w:val="0"/>
          <w:marRight w:val="0"/>
          <w:marTop w:val="0"/>
          <w:marBottom w:val="0"/>
          <w:divBdr>
            <w:top w:val="none" w:sz="0" w:space="0" w:color="auto"/>
            <w:left w:val="none" w:sz="0" w:space="0" w:color="auto"/>
            <w:bottom w:val="none" w:sz="0" w:space="0" w:color="auto"/>
            <w:right w:val="none" w:sz="0" w:space="0" w:color="auto"/>
          </w:divBdr>
        </w:div>
        <w:div w:id="580680060">
          <w:marLeft w:val="0"/>
          <w:marRight w:val="0"/>
          <w:marTop w:val="0"/>
          <w:marBottom w:val="0"/>
          <w:divBdr>
            <w:top w:val="none" w:sz="0" w:space="0" w:color="auto"/>
            <w:left w:val="none" w:sz="0" w:space="0" w:color="auto"/>
            <w:bottom w:val="none" w:sz="0" w:space="0" w:color="auto"/>
            <w:right w:val="none" w:sz="0" w:space="0" w:color="auto"/>
          </w:divBdr>
        </w:div>
        <w:div w:id="932738794">
          <w:marLeft w:val="0"/>
          <w:marRight w:val="0"/>
          <w:marTop w:val="0"/>
          <w:marBottom w:val="0"/>
          <w:divBdr>
            <w:top w:val="none" w:sz="0" w:space="0" w:color="auto"/>
            <w:left w:val="none" w:sz="0" w:space="0" w:color="auto"/>
            <w:bottom w:val="none" w:sz="0" w:space="0" w:color="auto"/>
            <w:right w:val="none" w:sz="0" w:space="0" w:color="auto"/>
          </w:divBdr>
        </w:div>
        <w:div w:id="407849194">
          <w:marLeft w:val="0"/>
          <w:marRight w:val="0"/>
          <w:marTop w:val="0"/>
          <w:marBottom w:val="0"/>
          <w:divBdr>
            <w:top w:val="none" w:sz="0" w:space="0" w:color="auto"/>
            <w:left w:val="none" w:sz="0" w:space="0" w:color="auto"/>
            <w:bottom w:val="none" w:sz="0" w:space="0" w:color="auto"/>
            <w:right w:val="none" w:sz="0" w:space="0" w:color="auto"/>
          </w:divBdr>
        </w:div>
      </w:divsChild>
    </w:div>
    <w:div w:id="1751854425">
      <w:bodyDiv w:val="1"/>
      <w:marLeft w:val="0"/>
      <w:marRight w:val="0"/>
      <w:marTop w:val="0"/>
      <w:marBottom w:val="0"/>
      <w:divBdr>
        <w:top w:val="none" w:sz="0" w:space="0" w:color="auto"/>
        <w:left w:val="none" w:sz="0" w:space="0" w:color="auto"/>
        <w:bottom w:val="none" w:sz="0" w:space="0" w:color="auto"/>
        <w:right w:val="none" w:sz="0" w:space="0" w:color="auto"/>
      </w:divBdr>
    </w:div>
    <w:div w:id="1874296367">
      <w:bodyDiv w:val="1"/>
      <w:marLeft w:val="0"/>
      <w:marRight w:val="0"/>
      <w:marTop w:val="0"/>
      <w:marBottom w:val="0"/>
      <w:divBdr>
        <w:top w:val="none" w:sz="0" w:space="0" w:color="auto"/>
        <w:left w:val="none" w:sz="0" w:space="0" w:color="auto"/>
        <w:bottom w:val="none" w:sz="0" w:space="0" w:color="auto"/>
        <w:right w:val="none" w:sz="0" w:space="0" w:color="auto"/>
      </w:divBdr>
      <w:divsChild>
        <w:div w:id="352808237">
          <w:marLeft w:val="0"/>
          <w:marRight w:val="0"/>
          <w:marTop w:val="0"/>
          <w:marBottom w:val="0"/>
          <w:divBdr>
            <w:top w:val="none" w:sz="0" w:space="0" w:color="auto"/>
            <w:left w:val="none" w:sz="0" w:space="0" w:color="auto"/>
            <w:bottom w:val="none" w:sz="0" w:space="0" w:color="auto"/>
            <w:right w:val="none" w:sz="0" w:space="0" w:color="auto"/>
          </w:divBdr>
        </w:div>
        <w:div w:id="402719437">
          <w:marLeft w:val="0"/>
          <w:marRight w:val="0"/>
          <w:marTop w:val="0"/>
          <w:marBottom w:val="0"/>
          <w:divBdr>
            <w:top w:val="none" w:sz="0" w:space="0" w:color="auto"/>
            <w:left w:val="none" w:sz="0" w:space="0" w:color="auto"/>
            <w:bottom w:val="none" w:sz="0" w:space="0" w:color="auto"/>
            <w:right w:val="none" w:sz="0" w:space="0" w:color="auto"/>
          </w:divBdr>
        </w:div>
        <w:div w:id="434640436">
          <w:marLeft w:val="0"/>
          <w:marRight w:val="0"/>
          <w:marTop w:val="0"/>
          <w:marBottom w:val="0"/>
          <w:divBdr>
            <w:top w:val="none" w:sz="0" w:space="0" w:color="auto"/>
            <w:left w:val="none" w:sz="0" w:space="0" w:color="auto"/>
            <w:bottom w:val="none" w:sz="0" w:space="0" w:color="auto"/>
            <w:right w:val="none" w:sz="0" w:space="0" w:color="auto"/>
          </w:divBdr>
        </w:div>
        <w:div w:id="550534416">
          <w:marLeft w:val="0"/>
          <w:marRight w:val="0"/>
          <w:marTop w:val="0"/>
          <w:marBottom w:val="0"/>
          <w:divBdr>
            <w:top w:val="none" w:sz="0" w:space="0" w:color="auto"/>
            <w:left w:val="none" w:sz="0" w:space="0" w:color="auto"/>
            <w:bottom w:val="none" w:sz="0" w:space="0" w:color="auto"/>
            <w:right w:val="none" w:sz="0" w:space="0" w:color="auto"/>
          </w:divBdr>
        </w:div>
        <w:div w:id="1198157989">
          <w:marLeft w:val="0"/>
          <w:marRight w:val="0"/>
          <w:marTop w:val="0"/>
          <w:marBottom w:val="0"/>
          <w:divBdr>
            <w:top w:val="none" w:sz="0" w:space="0" w:color="auto"/>
            <w:left w:val="none" w:sz="0" w:space="0" w:color="auto"/>
            <w:bottom w:val="none" w:sz="0" w:space="0" w:color="auto"/>
            <w:right w:val="none" w:sz="0" w:space="0" w:color="auto"/>
          </w:divBdr>
        </w:div>
        <w:div w:id="1425955990">
          <w:marLeft w:val="0"/>
          <w:marRight w:val="0"/>
          <w:marTop w:val="0"/>
          <w:marBottom w:val="0"/>
          <w:divBdr>
            <w:top w:val="none" w:sz="0" w:space="0" w:color="auto"/>
            <w:left w:val="none" w:sz="0" w:space="0" w:color="auto"/>
            <w:bottom w:val="none" w:sz="0" w:space="0" w:color="auto"/>
            <w:right w:val="none" w:sz="0" w:space="0" w:color="auto"/>
          </w:divBdr>
        </w:div>
        <w:div w:id="1635984327">
          <w:marLeft w:val="0"/>
          <w:marRight w:val="0"/>
          <w:marTop w:val="0"/>
          <w:marBottom w:val="0"/>
          <w:divBdr>
            <w:top w:val="none" w:sz="0" w:space="0" w:color="auto"/>
            <w:left w:val="none" w:sz="0" w:space="0" w:color="auto"/>
            <w:bottom w:val="none" w:sz="0" w:space="0" w:color="auto"/>
            <w:right w:val="none" w:sz="0" w:space="0" w:color="auto"/>
          </w:divBdr>
        </w:div>
        <w:div w:id="1790315990">
          <w:marLeft w:val="0"/>
          <w:marRight w:val="0"/>
          <w:marTop w:val="0"/>
          <w:marBottom w:val="0"/>
          <w:divBdr>
            <w:top w:val="none" w:sz="0" w:space="0" w:color="auto"/>
            <w:left w:val="none" w:sz="0" w:space="0" w:color="auto"/>
            <w:bottom w:val="none" w:sz="0" w:space="0" w:color="auto"/>
            <w:right w:val="none" w:sz="0" w:space="0" w:color="auto"/>
          </w:divBdr>
        </w:div>
        <w:div w:id="1818298135">
          <w:marLeft w:val="0"/>
          <w:marRight w:val="0"/>
          <w:marTop w:val="0"/>
          <w:marBottom w:val="0"/>
          <w:divBdr>
            <w:top w:val="none" w:sz="0" w:space="0" w:color="auto"/>
            <w:left w:val="none" w:sz="0" w:space="0" w:color="auto"/>
            <w:bottom w:val="none" w:sz="0" w:space="0" w:color="auto"/>
            <w:right w:val="none" w:sz="0" w:space="0" w:color="auto"/>
          </w:divBdr>
        </w:div>
        <w:div w:id="1888952467">
          <w:marLeft w:val="0"/>
          <w:marRight w:val="0"/>
          <w:marTop w:val="0"/>
          <w:marBottom w:val="0"/>
          <w:divBdr>
            <w:top w:val="none" w:sz="0" w:space="0" w:color="auto"/>
            <w:left w:val="none" w:sz="0" w:space="0" w:color="auto"/>
            <w:bottom w:val="none" w:sz="0" w:space="0" w:color="auto"/>
            <w:right w:val="none" w:sz="0" w:space="0" w:color="auto"/>
          </w:divBdr>
        </w:div>
      </w:divsChild>
    </w:div>
    <w:div w:id="1990863248">
      <w:bodyDiv w:val="1"/>
      <w:marLeft w:val="0"/>
      <w:marRight w:val="0"/>
      <w:marTop w:val="0"/>
      <w:marBottom w:val="0"/>
      <w:divBdr>
        <w:top w:val="none" w:sz="0" w:space="0" w:color="auto"/>
        <w:left w:val="none" w:sz="0" w:space="0" w:color="auto"/>
        <w:bottom w:val="none" w:sz="0" w:space="0" w:color="auto"/>
        <w:right w:val="none" w:sz="0" w:space="0" w:color="auto"/>
      </w:divBdr>
    </w:div>
    <w:div w:id="1996227065">
      <w:bodyDiv w:val="1"/>
      <w:marLeft w:val="0"/>
      <w:marRight w:val="0"/>
      <w:marTop w:val="0"/>
      <w:marBottom w:val="0"/>
      <w:divBdr>
        <w:top w:val="none" w:sz="0" w:space="0" w:color="auto"/>
        <w:left w:val="none" w:sz="0" w:space="0" w:color="auto"/>
        <w:bottom w:val="none" w:sz="0" w:space="0" w:color="auto"/>
        <w:right w:val="none" w:sz="0" w:space="0" w:color="auto"/>
      </w:divBdr>
    </w:div>
    <w:div w:id="1999923514">
      <w:bodyDiv w:val="1"/>
      <w:marLeft w:val="0"/>
      <w:marRight w:val="0"/>
      <w:marTop w:val="0"/>
      <w:marBottom w:val="0"/>
      <w:divBdr>
        <w:top w:val="none" w:sz="0" w:space="0" w:color="auto"/>
        <w:left w:val="none" w:sz="0" w:space="0" w:color="auto"/>
        <w:bottom w:val="none" w:sz="0" w:space="0" w:color="auto"/>
        <w:right w:val="none" w:sz="0" w:space="0" w:color="auto"/>
      </w:divBdr>
    </w:div>
    <w:div w:id="2105179020">
      <w:bodyDiv w:val="1"/>
      <w:marLeft w:val="0"/>
      <w:marRight w:val="0"/>
      <w:marTop w:val="0"/>
      <w:marBottom w:val="0"/>
      <w:divBdr>
        <w:top w:val="none" w:sz="0" w:space="0" w:color="auto"/>
        <w:left w:val="none" w:sz="0" w:space="0" w:color="auto"/>
        <w:bottom w:val="none" w:sz="0" w:space="0" w:color="auto"/>
        <w:right w:val="none" w:sz="0" w:space="0" w:color="auto"/>
      </w:divBdr>
      <w:divsChild>
        <w:div w:id="74667923">
          <w:marLeft w:val="0"/>
          <w:marRight w:val="0"/>
          <w:marTop w:val="0"/>
          <w:marBottom w:val="0"/>
          <w:divBdr>
            <w:top w:val="none" w:sz="0" w:space="0" w:color="auto"/>
            <w:left w:val="none" w:sz="0" w:space="0" w:color="auto"/>
            <w:bottom w:val="none" w:sz="0" w:space="0" w:color="auto"/>
            <w:right w:val="none" w:sz="0" w:space="0" w:color="auto"/>
          </w:divBdr>
        </w:div>
        <w:div w:id="187567872">
          <w:marLeft w:val="0"/>
          <w:marRight w:val="0"/>
          <w:marTop w:val="0"/>
          <w:marBottom w:val="0"/>
          <w:divBdr>
            <w:top w:val="none" w:sz="0" w:space="0" w:color="auto"/>
            <w:left w:val="none" w:sz="0" w:space="0" w:color="auto"/>
            <w:bottom w:val="none" w:sz="0" w:space="0" w:color="auto"/>
            <w:right w:val="none" w:sz="0" w:space="0" w:color="auto"/>
          </w:divBdr>
        </w:div>
        <w:div w:id="433209315">
          <w:marLeft w:val="0"/>
          <w:marRight w:val="0"/>
          <w:marTop w:val="0"/>
          <w:marBottom w:val="0"/>
          <w:divBdr>
            <w:top w:val="none" w:sz="0" w:space="0" w:color="auto"/>
            <w:left w:val="none" w:sz="0" w:space="0" w:color="auto"/>
            <w:bottom w:val="none" w:sz="0" w:space="0" w:color="auto"/>
            <w:right w:val="none" w:sz="0" w:space="0" w:color="auto"/>
          </w:divBdr>
        </w:div>
        <w:div w:id="868446755">
          <w:marLeft w:val="0"/>
          <w:marRight w:val="0"/>
          <w:marTop w:val="0"/>
          <w:marBottom w:val="0"/>
          <w:divBdr>
            <w:top w:val="none" w:sz="0" w:space="0" w:color="auto"/>
            <w:left w:val="none" w:sz="0" w:space="0" w:color="auto"/>
            <w:bottom w:val="none" w:sz="0" w:space="0" w:color="auto"/>
            <w:right w:val="none" w:sz="0" w:space="0" w:color="auto"/>
          </w:divBdr>
        </w:div>
        <w:div w:id="942035097">
          <w:marLeft w:val="0"/>
          <w:marRight w:val="0"/>
          <w:marTop w:val="0"/>
          <w:marBottom w:val="0"/>
          <w:divBdr>
            <w:top w:val="none" w:sz="0" w:space="0" w:color="auto"/>
            <w:left w:val="none" w:sz="0" w:space="0" w:color="auto"/>
            <w:bottom w:val="none" w:sz="0" w:space="0" w:color="auto"/>
            <w:right w:val="none" w:sz="0" w:space="0" w:color="auto"/>
          </w:divBdr>
        </w:div>
        <w:div w:id="1295405390">
          <w:marLeft w:val="0"/>
          <w:marRight w:val="0"/>
          <w:marTop w:val="0"/>
          <w:marBottom w:val="0"/>
          <w:divBdr>
            <w:top w:val="none" w:sz="0" w:space="0" w:color="auto"/>
            <w:left w:val="none" w:sz="0" w:space="0" w:color="auto"/>
            <w:bottom w:val="none" w:sz="0" w:space="0" w:color="auto"/>
            <w:right w:val="none" w:sz="0" w:space="0" w:color="auto"/>
          </w:divBdr>
        </w:div>
        <w:div w:id="1322198567">
          <w:marLeft w:val="0"/>
          <w:marRight w:val="0"/>
          <w:marTop w:val="0"/>
          <w:marBottom w:val="0"/>
          <w:divBdr>
            <w:top w:val="none" w:sz="0" w:space="0" w:color="auto"/>
            <w:left w:val="none" w:sz="0" w:space="0" w:color="auto"/>
            <w:bottom w:val="none" w:sz="0" w:space="0" w:color="auto"/>
            <w:right w:val="none" w:sz="0" w:space="0" w:color="auto"/>
          </w:divBdr>
        </w:div>
        <w:div w:id="1440756736">
          <w:marLeft w:val="0"/>
          <w:marRight w:val="0"/>
          <w:marTop w:val="0"/>
          <w:marBottom w:val="0"/>
          <w:divBdr>
            <w:top w:val="none" w:sz="0" w:space="0" w:color="auto"/>
            <w:left w:val="none" w:sz="0" w:space="0" w:color="auto"/>
            <w:bottom w:val="none" w:sz="0" w:space="0" w:color="auto"/>
            <w:right w:val="none" w:sz="0" w:space="0" w:color="auto"/>
          </w:divBdr>
        </w:div>
        <w:div w:id="1471821043">
          <w:marLeft w:val="0"/>
          <w:marRight w:val="0"/>
          <w:marTop w:val="0"/>
          <w:marBottom w:val="0"/>
          <w:divBdr>
            <w:top w:val="none" w:sz="0" w:space="0" w:color="auto"/>
            <w:left w:val="none" w:sz="0" w:space="0" w:color="auto"/>
            <w:bottom w:val="none" w:sz="0" w:space="0" w:color="auto"/>
            <w:right w:val="none" w:sz="0" w:space="0" w:color="auto"/>
          </w:divBdr>
        </w:div>
        <w:div w:id="1988852326">
          <w:marLeft w:val="0"/>
          <w:marRight w:val="0"/>
          <w:marTop w:val="0"/>
          <w:marBottom w:val="0"/>
          <w:divBdr>
            <w:top w:val="none" w:sz="0" w:space="0" w:color="auto"/>
            <w:left w:val="none" w:sz="0" w:space="0" w:color="auto"/>
            <w:bottom w:val="none" w:sz="0" w:space="0" w:color="auto"/>
            <w:right w:val="none" w:sz="0" w:space="0" w:color="auto"/>
          </w:divBdr>
        </w:div>
      </w:divsChild>
    </w:div>
    <w:div w:id="2135437780">
      <w:bodyDiv w:val="1"/>
      <w:marLeft w:val="0"/>
      <w:marRight w:val="0"/>
      <w:marTop w:val="0"/>
      <w:marBottom w:val="0"/>
      <w:divBdr>
        <w:top w:val="none" w:sz="0" w:space="0" w:color="auto"/>
        <w:left w:val="none" w:sz="0" w:space="0" w:color="auto"/>
        <w:bottom w:val="none" w:sz="0" w:space="0" w:color="auto"/>
        <w:right w:val="none" w:sz="0" w:space="0" w:color="auto"/>
      </w:divBdr>
    </w:div>
    <w:div w:id="2143846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FDrive_Documents\Custom%20Office%20Templates\Personal%20Template.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84C700C3C22764281B606E6BB0BE512" ma:contentTypeVersion="12" ma:contentTypeDescription="Create a new document." ma:contentTypeScope="" ma:versionID="f0c030a73415d636e5a46183f50c7c24">
  <xsd:schema xmlns:xsd="http://www.w3.org/2001/XMLSchema" xmlns:xs="http://www.w3.org/2001/XMLSchema" xmlns:p="http://schemas.microsoft.com/office/2006/metadata/properties" xmlns:ns3="7d9b4326-e95a-4a9d-acda-83174bf33825" xmlns:ns4="ec22c7d8-208f-4baf-a907-919315f360ac" targetNamespace="http://schemas.microsoft.com/office/2006/metadata/properties" ma:root="true" ma:fieldsID="0a459a437de2d6b79143fa2b36596490" ns3:_="" ns4:_="">
    <xsd:import namespace="7d9b4326-e95a-4a9d-acda-83174bf33825"/>
    <xsd:import namespace="ec22c7d8-208f-4baf-a907-919315f360a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9b4326-e95a-4a9d-acda-83174bf33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22c7d8-208f-4baf-a907-919315f360a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8B4FB2D-0B9D-4CFC-8601-627D137514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9b4326-e95a-4a9d-acda-83174bf33825"/>
    <ds:schemaRef ds:uri="ec22c7d8-208f-4baf-a907-919315f360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6948DE-B05E-4B8B-8CF3-15F729A43CA8}">
  <ds:schemaRefs>
    <ds:schemaRef ds:uri="http://schemas.microsoft.com/sharepoint/v3/contenttype/forms"/>
  </ds:schemaRefs>
</ds:datastoreItem>
</file>

<file path=customXml/itemProps4.xml><?xml version="1.0" encoding="utf-8"?>
<ds:datastoreItem xmlns:ds="http://schemas.openxmlformats.org/officeDocument/2006/customXml" ds:itemID="{CA414755-63BE-4B04-ADA6-433542BEE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Personal Template.dotx</Template>
  <TotalTime>16</TotalTime>
  <Pages>8</Pages>
  <Words>2664</Words>
  <Characters>15188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Jaan</dc:creator>
  <cp:keywords/>
  <dc:description/>
  <cp:lastModifiedBy>Antle, Rick</cp:lastModifiedBy>
  <cp:revision>22</cp:revision>
  <cp:lastPrinted>2019-02-15T16:01:00Z</cp:lastPrinted>
  <dcterms:created xsi:type="dcterms:W3CDTF">2020-04-24T17:52:00Z</dcterms:created>
  <dcterms:modified xsi:type="dcterms:W3CDTF">2020-04-24T18:07:00Z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0x010100A84C700C3C22764281B606E6BB0BE512</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